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2D5A"/>
          <w:sz w:val="60"/>
          <w:szCs w:val="60"/>
        </w:rPr>
        <w:t xml:space="preserve">PIM1</w:t>
      </w:r>
    </w:p>
    <w:p>
      <w:pPr>
        <w:spacing w:before="0" w:after="80"/>
      </w:pPr>
      <w:r>
        <w:rPr>
          <w:rFonts w:ascii="Arial" w:cs="Arial" w:eastAsia="Arial" w:hAnsi="Arial"/>
          <w:b/>
          <w:bCs/>
          <w:color w:val="1C2D3E"/>
          <w:sz w:val="34"/>
          <w:szCs w:val="34"/>
        </w:rPr>
        <w:t xml:space="preserve">Execution Plan — Connector-First Architecture</w:t>
      </w:r>
    </w:p>
    <w:p>
      <w:pPr>
        <w:spacing w:before="0" w:after="60"/>
      </w:pPr>
      <w:r>
        <w:rPr>
          <w:rFonts w:ascii="Arial" w:cs="Arial" w:eastAsia="Arial" w:hAnsi="Arial"/>
          <w:color w:val="5A6A7A"/>
          <w:sz w:val="17"/>
          <w:szCs w:val="17"/>
        </w:rPr>
        <w:t xml:space="preserve">March 2026  ·  Engineering Lead + Product Owner  ·  Confidential</w:t>
      </w:r>
    </w:p>
    <w:p>
      <w:pPr>
        <w:spacing w:before="0" w:after="400"/>
      </w:pPr>
      <w:r>
        <w:rPr>
          <w:rFonts w:ascii="Arial" w:cs="Arial" w:eastAsia="Arial" w:hAnsi="Arial"/>
          <w:color w:val="5A6A7A"/>
          <w:sz w:val="17"/>
          <w:szCs w:val="17"/>
        </w:rPr>
        <w:t xml:space="preserve">Covers: team structure · sprint-by-sprint execution · engineering best practices · testing strategy · deployment · monitoring · done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0FB" w:val="solid"/>
            <w:tcMar>
              <w:top w:type="dxa" w:w="150"/>
              <w:left w:type="dxa" w:w="220"/>
              <w:bottom w:type="dxa" w:w="150"/>
              <w:right w:type="dxa" w:w="220"/>
            </w:tcMar>
          </w:tcPr>
          <w:p>
            <w:pPr>
              <w:spacing w:before="0" w:after="60"/>
            </w:pPr>
            <w:r>
              <w:rPr>
                <w:rFonts w:ascii="Arial" w:cs="Arial" w:eastAsia="Arial" w:hAnsi="Arial"/>
                <w:b/>
                <w:bCs/>
                <w:color w:val="0F2D5A"/>
                <w:sz w:val="19"/>
                <w:szCs w:val="19"/>
              </w:rPr>
              <w:t xml:space="preserve">How to use this document</w:t>
            </w:r>
          </w:p>
          <w:p>
            <w:pPr>
              <w:spacing w:before="0" w:after="0"/>
            </w:pPr>
            <w:r>
              <w:rPr>
                <w:rFonts w:ascii="Arial" w:cs="Arial" w:eastAsia="Arial" w:hAnsi="Arial"/>
                <w:color w:val="0F2D5A"/>
                <w:sz w:val="19"/>
                <w:szCs w:val="19"/>
              </w:rPr>
              <w:t xml:space="preserve">This is the working execution reference. Every sprint has: a goal, a task list with estimates, a done definition, and a gate check that must pass before the next sprint starts. Best practices are inline — not in a separate document you'll never read. Print Section 2 (best practices) and pin it. Review the gate check at the end of every sprint before marking it done.</w:t>
            </w:r>
          </w:p>
        </w:tc>
      </w:tr>
    </w:tbl>
    <w:p>
      <w:r>
        <w:br w:type="page"/>
      </w:r>
    </w:p>
    <w:p>
      <w:pPr>
        <w:pBdr>
          <w:bottom w:val="single" w:color="0F2D5A" w:sz="4"/>
        </w:pBdr>
        <w:spacing w:before="500" w:after="180"/>
      </w:pPr>
      <w:r>
        <w:rPr>
          <w:rFonts w:ascii="Arial" w:cs="Arial" w:eastAsia="Arial" w:hAnsi="Arial"/>
          <w:b/>
          <w:bCs/>
          <w:color w:val="0F2D5A"/>
          <w:sz w:val="30"/>
          <w:szCs w:val="30"/>
        </w:rPr>
        <w:t xml:space="preserve">1. Team Structure and Operating Model</w:t>
      </w:r>
    </w:p>
    <w:p>
      <w:pPr>
        <w:spacing w:before="340" w:after="140"/>
      </w:pPr>
      <w:r>
        <w:rPr>
          <w:rFonts w:ascii="Arial" w:cs="Arial" w:eastAsia="Arial" w:hAnsi="Arial"/>
          <w:b/>
          <w:bCs/>
          <w:color w:val="0F2D5A"/>
          <w:sz w:val="24"/>
          <w:szCs w:val="24"/>
        </w:rPr>
        <w:t xml:space="preserve">1.1 Roles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5616"/>
            <w:shd w:fill="0F2D5A" w:val="solid"/>
            <w:tcMar>
              <w:top w:type="dxa" w:w="80"/>
              <w:left w:type="dxa" w:w="120"/>
              <w:bottom w:type="dxa" w:w="80"/>
              <w:right w:type="dxa" w:w="120"/>
            </w:tcMar>
          </w:tcPr>
          <w:p>
            <w:r>
              <w:rPr>
                <w:rFonts w:ascii="Arial" w:cs="Arial" w:eastAsia="Arial" w:hAnsi="Arial"/>
                <w:b/>
                <w:bCs/>
                <w:color w:val="FFFFFF"/>
                <w:sz w:val="17"/>
                <w:szCs w:val="17"/>
              </w:rPr>
              <w:t xml:space="preserve">Primary accountability</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Engineering Lead (EL)</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code delivery, architecture decisions, sprint execution, gate checks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Owner (PO)</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priority, seller interviews, pricing decisions, commercial launch</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QA / Reviewer</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self-review + PO acceptance</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Each sprint gate check requires PO sign-off before next sprint starts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 (async)</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 Flipkart / Meesho dev portals</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Application reviews, credential provisioning — lead times in Section 10</w:t>
            </w:r>
          </w:p>
        </w:tc>
      </w:tr>
    </w:tbl>
    <w:p>
      <w:pPr>
        <w:spacing w:before="12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5F2" w:val="solid"/>
            <w:tcMar>
              <w:top w:type="dxa" w:w="150"/>
              <w:left w:type="dxa" w:w="220"/>
              <w:bottom w:type="dxa" w:w="150"/>
              <w:right w:type="dxa" w:w="220"/>
            </w:tcMar>
          </w:tcPr>
          <w:p>
            <w:pPr>
              <w:spacing w:before="0" w:after="60"/>
            </w:pPr>
            <w:r>
              <w:rPr>
                <w:rFonts w:ascii="Arial" w:cs="Arial" w:eastAsia="Arial" w:hAnsi="Arial"/>
                <w:b/>
                <w:bCs/>
                <w:color w:val="0E6655"/>
                <w:sz w:val="19"/>
                <w:szCs w:val="19"/>
              </w:rPr>
              <w:t xml:space="preserve">Single-engineer reality</w:t>
            </w:r>
          </w:p>
          <w:p>
            <w:pPr>
              <w:spacing w:before="0" w:after="0"/>
            </w:pPr>
            <w:r>
              <w:rPr>
                <w:rFonts w:ascii="Arial" w:cs="Arial" w:eastAsia="Arial" w:hAnsi="Arial"/>
                <w:color w:val="0E6655"/>
                <w:sz w:val="19"/>
                <w:szCs w:val="19"/>
              </w:rPr>
              <w:t xml:space="preserve">This plan assumes EL is one engineer. The sprint estimates reflect solo delivery with no meetings overhead. If a second engineer is added, re-sequence P5-S3 and P5-S4 to run in parallel — saves 2 weeks. Do not add engineers mid-sprint; onboard between sprints only.</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1.2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Ceremony</w:t>
            </w:r>
          </w:p>
        </w:tc>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Frequency</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Duration</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3650"/>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planning</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Task list confirmed, estimates agreed, blockers identified</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 standup</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10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self-log or EL+PO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Written log: what shipped yesterday, what ships today, any blocker</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review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 check run live, PO signs off or raises issues before next sprint starts</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grooming</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2 weeks</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Next 2 sprints refined, seller interview findings folded in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Weekly until 10 done</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 each</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 seller</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product feedback, friction log updated</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Definition of Done — applies to every task</w:t>
      </w:r>
    </w:p>
    <w:p>
      <w:pPr>
        <w:pStyle w:val="ListParagraph"/>
        <w:numPr>
          <w:ilvl w:val="0"/>
          <w:numId w:val="1"/>
        </w:numPr>
        <w:spacing w:before="55" w:after="55"/>
      </w:pPr>
      <w:r>
        <w:rPr>
          <w:rFonts w:ascii="Arial" w:cs="Arial" w:eastAsia="Arial" w:hAnsi="Arial"/>
          <w:color w:val="1C2D3E"/>
          <w:sz w:val="19"/>
          <w:szCs w:val="19"/>
        </w:rPr>
        <w:t xml:space="preserve">Code reviewed (self-review minimum: read every diff before committing)</w:t>
      </w:r>
    </w:p>
    <w:p>
      <w:pPr>
        <w:pStyle w:val="ListParagraph"/>
        <w:numPr>
          <w:ilvl w:val="0"/>
          <w:numId w:val="1"/>
        </w:numPr>
        <w:spacing w:before="55" w:after="55"/>
      </w:pPr>
      <w:r>
        <w:rPr>
          <w:rFonts w:ascii="Arial" w:cs="Arial" w:eastAsia="Arial" w:hAnsi="Arial"/>
          <w:color w:val="1C2D3E"/>
          <w:sz w:val="19"/>
          <w:szCs w:val="19"/>
        </w:rPr>
        <w:t xml:space="preserve">TypeScript compilation passes with zero errors and zero new warnings</w:t>
      </w:r>
    </w:p>
    <w:p>
      <w:pPr>
        <w:pStyle w:val="ListParagraph"/>
        <w:numPr>
          <w:ilvl w:val="0"/>
          <w:numId w:val="1"/>
        </w:numPr>
        <w:spacing w:before="55" w:after="55"/>
      </w:pPr>
      <w:r>
        <w:rPr>
          <w:rFonts w:ascii="Arial" w:cs="Arial" w:eastAsia="Arial" w:hAnsi="Arial"/>
          <w:color w:val="1C2D3E"/>
          <w:sz w:val="19"/>
          <w:szCs w:val="19"/>
        </w:rPr>
        <w:t xml:space="preserve">Unit tests written and passing for all new service methods</w:t>
      </w:r>
    </w:p>
    <w:p>
      <w:pPr>
        <w:pStyle w:val="ListParagraph"/>
        <w:numPr>
          <w:ilvl w:val="0"/>
          <w:numId w:val="1"/>
        </w:numPr>
        <w:spacing w:before="55" w:after="55"/>
      </w:pPr>
      <w:r>
        <w:rPr>
          <w:rFonts w:ascii="Arial" w:cs="Arial" w:eastAsia="Arial" w:hAnsi="Arial"/>
          <w:color w:val="1C2D3E"/>
          <w:sz w:val="19"/>
          <w:szCs w:val="19"/>
        </w:rPr>
        <w:t xml:space="preserve">Smoke test updated if the change affects an existing API contract</w:t>
      </w:r>
    </w:p>
    <w:p>
      <w:pPr>
        <w:pStyle w:val="ListParagraph"/>
        <w:numPr>
          <w:ilvl w:val="0"/>
          <w:numId w:val="1"/>
        </w:numPr>
        <w:spacing w:before="55" w:after="55"/>
      </w:pPr>
      <w:r>
        <w:rPr>
          <w:rFonts w:ascii="Arial" w:cs="Arial" w:eastAsia="Arial" w:hAnsi="Arial"/>
          <w:color w:val="1C2D3E"/>
          <w:sz w:val="19"/>
          <w:szCs w:val="19"/>
        </w:rPr>
        <w:t xml:space="preserve">Evidence doc updated or created (EXE-* format)</w:t>
      </w:r>
    </w:p>
    <w:p>
      <w:pPr>
        <w:pStyle w:val="ListParagraph"/>
        <w:numPr>
          <w:ilvl w:val="0"/>
          <w:numId w:val="1"/>
        </w:numPr>
        <w:spacing w:before="55" w:after="55"/>
      </w:pPr>
      <w:r>
        <w:rPr>
          <w:rFonts w:ascii="Arial" w:cs="Arial" w:eastAsia="Arial" w:hAnsi="Arial"/>
          <w:color w:val="1C2D3E"/>
          <w:sz w:val="19"/>
          <w:szCs w:val="19"/>
        </w:rPr>
        <w:t xml:space="preserve">No console.log() left in production code paths</w:t>
      </w:r>
    </w:p>
    <w:p>
      <w:pPr>
        <w:pStyle w:val="ListParagraph"/>
        <w:numPr>
          <w:ilvl w:val="0"/>
          <w:numId w:val="1"/>
        </w:numPr>
        <w:spacing w:before="55" w:after="55"/>
      </w:pPr>
      <w:r>
        <w:rPr>
          <w:rFonts w:ascii="Arial" w:cs="Arial" w:eastAsia="Arial" w:hAnsi="Arial"/>
          <w:color w:val="1C2D3E"/>
          <w:sz w:val="19"/>
          <w:szCs w:val="19"/>
        </w:rPr>
        <w:t xml:space="preserve">No hardcoded credentials, tenantIds, or environment-specific values in source</w:t>
      </w:r>
    </w:p>
    <w:p>
      <w:pPr>
        <w:pStyle w:val="ListParagraph"/>
        <w:numPr>
          <w:ilvl w:val="0"/>
          <w:numId w:val="1"/>
        </w:numPr>
        <w:spacing w:before="55" w:after="55"/>
      </w:pPr>
      <w:r>
        <w:rPr>
          <w:rFonts w:ascii="Arial" w:cs="Arial" w:eastAsia="Arial" w:hAnsi="Arial"/>
          <w:color w:val="1C2D3E"/>
          <w:sz w:val="19"/>
          <w:szCs w:val="19"/>
        </w:rPr>
        <w:t xml:space="preserve">PR description explains what changed and why, not just what</w:t>
      </w:r>
    </w:p>
    <w:p>
      <w:pPr>
        <w:spacing w:before="6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Gate check rule</w:t>
            </w:r>
          </w:p>
          <w:p>
            <w:pPr>
              <w:spacing w:before="0" w:after="0"/>
            </w:pPr>
            <w:r>
              <w:rPr>
                <w:rFonts w:ascii="Arial" w:cs="Arial" w:eastAsia="Arial" w:hAnsi="Arial"/>
                <w:color w:val="C0392B"/>
                <w:sz w:val="19"/>
                <w:szCs w:val="19"/>
              </w:rPr>
              <w:t xml:space="preserve">A sprint is not done when the code is merged. It is done when the gate check listed at the end of that sprint passes in the target environment AND the PO has reviewed the evidence doc. If any gate check fails, the sprint extends — the next sprint does not start.</w:t>
            </w:r>
          </w:p>
        </w:tc>
      </w:tr>
    </w:tbl>
    <w:p>
      <w:r>
        <w:br w:type="page"/>
      </w:r>
    </w:p>
    <w:p>
      <w:pPr>
        <w:pBdr>
          <w:bottom w:val="single" w:color="0F2D5A" w:sz="4"/>
        </w:pBdr>
        <w:spacing w:before="500" w:after="180"/>
      </w:pPr>
      <w:r>
        <w:rPr>
          <w:rFonts w:ascii="Arial" w:cs="Arial" w:eastAsia="Arial" w:hAnsi="Arial"/>
          <w:b/>
          <w:bCs/>
          <w:color w:val="0F2D5A"/>
          <w:sz w:val="30"/>
          <w:szCs w:val="30"/>
        </w:rPr>
        <w:t xml:space="preserve">2. Engineering Best Practices</w:t>
      </w:r>
    </w:p>
    <w:p>
      <w:pPr>
        <w:spacing w:before="80" w:after="80"/>
      </w:pPr>
      <w:r>
        <w:rPr>
          <w:rFonts w:ascii="Arial" w:cs="Arial" w:eastAsia="Arial" w:hAnsi="Arial"/>
          <w:color w:val="1C2D3E"/>
          <w:sz w:val="19"/>
          <w:szCs w:val="19"/>
        </w:rPr>
        <w:t xml:space="preserve">These practices apply across every sprint. Read once, reference always.</w:t>
      </w:r>
    </w:p>
    <w:p>
      <w:pPr>
        <w:spacing w:before="340" w:after="140"/>
      </w:pPr>
      <w:r>
        <w:rPr>
          <w:rFonts w:ascii="Arial" w:cs="Arial" w:eastAsia="Arial" w:hAnsi="Arial"/>
          <w:b/>
          <w:bCs/>
          <w:color w:val="0F2D5A"/>
          <w:sz w:val="24"/>
          <w:szCs w:val="24"/>
        </w:rPr>
        <w:t xml:space="preserve">2.1 Git and branching</w:t>
      </w:r>
    </w:p>
    <w:p>
      <w:pPr>
        <w:spacing w:before="160" w:after="80"/>
      </w:pPr>
      <w:r>
        <w:rPr>
          <w:rFonts w:ascii="Arial" w:cs="Arial" w:eastAsia="Arial" w:hAnsi="Arial"/>
          <w:b/>
          <w:bCs/>
          <w:color w:val="0E6655"/>
          <w:sz w:val="19"/>
          <w:szCs w:val="19"/>
        </w:rPr>
        <w:t xml:space="preserve">Branch naming convention</w:t>
      </w:r>
    </w:p>
    <w:p>
      <w:pPr>
        <w:shd w:fill="F0F4F8" w:val="solid"/>
        <w:spacing w:before="0" w:after="0"/>
      </w:pPr>
      <w:r>
        <w:rPr>
          <w:rFonts w:ascii="Courier New" w:cs="Courier New" w:eastAsia="Courier New" w:hAnsi="Courier New"/>
          <w:color w:val="0F2D5A"/>
          <w:sz w:val="17"/>
          <w:szCs w:val="17"/>
        </w:rPr>
        <w:t xml:space="preserve">feat/P5-S1-cloud-media-storage</w:t>
      </w:r>
    </w:p>
    <w:p>
      <w:pPr>
        <w:shd w:fill="F0F4F8" w:val="solid"/>
        <w:spacing w:before="0" w:after="0"/>
      </w:pPr>
      <w:r>
        <w:rPr>
          <w:rFonts w:ascii="Courier New" w:cs="Courier New" w:eastAsia="Courier New" w:hAnsi="Courier New"/>
          <w:color w:val="0F2D5A"/>
          <w:sz w:val="17"/>
          <w:szCs w:val="17"/>
        </w:rPr>
        <w:t xml:space="preserve">feat/P5-S2-connector-framework</w:t>
      </w:r>
    </w:p>
    <w:p>
      <w:pPr>
        <w:shd w:fill="F0F4F8" w:val="solid"/>
        <w:spacing w:before="0" w:after="0"/>
      </w:pPr>
      <w:r>
        <w:rPr>
          <w:rFonts w:ascii="Courier New" w:cs="Courier New" w:eastAsia="Courier New" w:hAnsi="Courier New"/>
          <w:color w:val="0F2D5A"/>
          <w:sz w:val="17"/>
          <w:szCs w:val="17"/>
        </w:rPr>
        <w:t xml:space="preserve">fix/connector-credential-refresh</w:t>
      </w:r>
    </w:p>
    <w:p>
      <w:pPr>
        <w:shd w:fill="F0F4F8" w:val="solid"/>
        <w:spacing w:before="0" w:after="0"/>
      </w:pPr>
      <w:r>
        <w:rPr>
          <w:rFonts w:ascii="Courier New" w:cs="Courier New" w:eastAsia="Courier New" w:hAnsi="Courier New"/>
          <w:color w:val="0F2D5A"/>
          <w:sz w:val="17"/>
          <w:szCs w:val="17"/>
        </w:rPr>
        <w:t xml:space="preserve">chore/P5-S1-smoke-test-update</w:t>
      </w:r>
    </w:p>
    <w:p>
      <w:pPr>
        <w:spacing w:before="80" w:after="0"/>
      </w:pPr>
      <w:r>
        <w:rPr>
          <w:rFonts w:ascii="Arial" w:cs="Arial" w:eastAsia="Arial" w:hAnsi="Arial"/>
          <w:color w:val="1C2D3E"/>
          <w:sz w:val="19"/>
          <w:szCs w:val="19"/>
        </w:rPr>
        <w:t xml:space="preserve"/>
      </w:r>
    </w:p>
    <w:p>
      <w:pPr>
        <w:pStyle w:val="ListParagraph"/>
        <w:numPr>
          <w:ilvl w:val="0"/>
          <w:numId w:val="1"/>
        </w:numPr>
        <w:spacing w:before="55" w:after="55"/>
      </w:pPr>
      <w:r>
        <w:rPr>
          <w:rFonts w:ascii="Arial" w:cs="Arial" w:eastAsia="Arial" w:hAnsi="Arial"/>
          <w:b/>
          <w:bCs/>
          <w:color w:val="1C2D3E"/>
          <w:sz w:val="19"/>
          <w:szCs w:val="19"/>
        </w:rPr>
        <w:t xml:space="preserve">One branch per sprint task, </w:t>
      </w:r>
      <w:r>
        <w:rPr>
          <w:rFonts w:ascii="Arial" w:cs="Arial" w:eastAsia="Arial" w:hAnsi="Arial"/>
          <w:color w:val="1C2D3E"/>
          <w:sz w:val="19"/>
          <w:szCs w:val="19"/>
        </w:rPr>
        <w:t xml:space="preserve">not one branch per sprint. Keeps diffs reviewable.</w:t>
      </w:r>
    </w:p>
    <w:p>
      <w:pPr>
        <w:pStyle w:val="ListParagraph"/>
        <w:numPr>
          <w:ilvl w:val="0"/>
          <w:numId w:val="1"/>
        </w:numPr>
        <w:spacing w:before="55" w:after="55"/>
      </w:pPr>
      <w:r>
        <w:rPr>
          <w:rFonts w:ascii="Arial" w:cs="Arial" w:eastAsia="Arial" w:hAnsi="Arial"/>
          <w:b/>
          <w:bCs/>
          <w:color w:val="1C2D3E"/>
          <w:sz w:val="19"/>
          <w:szCs w:val="19"/>
        </w:rPr>
        <w:t xml:space="preserve">No direct commits to main. </w:t>
      </w:r>
      <w:r>
        <w:rPr>
          <w:rFonts w:ascii="Arial" w:cs="Arial" w:eastAsia="Arial" w:hAnsi="Arial"/>
          <w:color w:val="1C2D3E"/>
          <w:sz w:val="19"/>
          <w:szCs w:val="19"/>
        </w:rPr>
        <w:t xml:space="preserve">All work through PRs, even solo. The PR is the review record.</w:t>
      </w:r>
    </w:p>
    <w:p>
      <w:pPr>
        <w:pStyle w:val="ListParagraph"/>
        <w:numPr>
          <w:ilvl w:val="0"/>
          <w:numId w:val="1"/>
        </w:numPr>
        <w:spacing w:before="55" w:after="55"/>
      </w:pPr>
      <w:r>
        <w:rPr>
          <w:rFonts w:ascii="Arial" w:cs="Arial" w:eastAsia="Arial" w:hAnsi="Arial"/>
          <w:b/>
          <w:bCs/>
          <w:color w:val="1C2D3E"/>
          <w:sz w:val="19"/>
          <w:szCs w:val="19"/>
        </w:rPr>
        <w:t xml:space="preserve">Commit messages: </w:t>
      </w:r>
      <w:r>
        <w:rPr>
          <w:rFonts w:ascii="Arial" w:cs="Arial" w:eastAsia="Arial" w:hAnsi="Arial"/>
          <w:color w:val="1C2D3E"/>
          <w:sz w:val="19"/>
          <w:szCs w:val="19"/>
        </w:rPr>
        <w:t xml:space="preserve">imperative mood, reference task. "Add ConnectorInstallation model with multi-account support" not "added model".</w:t>
      </w:r>
    </w:p>
    <w:p>
      <w:pPr>
        <w:pStyle w:val="ListParagraph"/>
        <w:numPr>
          <w:ilvl w:val="0"/>
          <w:numId w:val="1"/>
        </w:numPr>
        <w:spacing w:before="55" w:after="55"/>
      </w:pPr>
      <w:r>
        <w:rPr>
          <w:rFonts w:ascii="Arial" w:cs="Arial" w:eastAsia="Arial" w:hAnsi="Arial"/>
          <w:b/>
          <w:bCs/>
          <w:color w:val="1C2D3E"/>
          <w:sz w:val="19"/>
          <w:szCs w:val="19"/>
        </w:rPr>
        <w:t xml:space="preserve">Squash merges </w:t>
      </w:r>
      <w:r>
        <w:rPr>
          <w:rFonts w:ascii="Arial" w:cs="Arial" w:eastAsia="Arial" w:hAnsi="Arial"/>
          <w:color w:val="1C2D3E"/>
          <w:sz w:val="19"/>
          <w:szCs w:val="19"/>
        </w:rPr>
        <w:t xml:space="preserve">on feature branches. Merge commits on release branches. Main stays linear.</w:t>
      </w:r>
    </w:p>
    <w:p>
      <w:pPr>
        <w:pStyle w:val="ListParagraph"/>
        <w:numPr>
          <w:ilvl w:val="0"/>
          <w:numId w:val="1"/>
        </w:numPr>
        <w:spacing w:before="55" w:after="55"/>
      </w:pPr>
      <w:r>
        <w:rPr>
          <w:rFonts w:ascii="Arial" w:cs="Arial" w:eastAsia="Arial" w:hAnsi="Arial"/>
          <w:b/>
          <w:bCs/>
          <w:color w:val="1C2D3E"/>
          <w:sz w:val="19"/>
          <w:szCs w:val="19"/>
        </w:rPr>
        <w:t xml:space="preserve">Tag every sprint gate: </w:t>
      </w:r>
      <w:r>
        <w:rPr>
          <w:rFonts w:ascii="Arial" w:cs="Arial" w:eastAsia="Arial" w:hAnsi="Arial"/>
          <w:color w:val="1C2D3E"/>
          <w:sz w:val="19"/>
          <w:szCs w:val="19"/>
        </w:rPr>
        <w:t xml:space="preserve">git tag P5-S1-GATE after gate check passes. Never delete tags.</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2.2 TypeScript discipline</w:t>
      </w:r>
    </w:p>
    <w:p>
      <w:pPr>
        <w:pStyle w:val="ListParagraph"/>
        <w:numPr>
          <w:ilvl w:val="0"/>
          <w:numId w:val="1"/>
        </w:numPr>
        <w:spacing w:before="55" w:after="55"/>
      </w:pPr>
      <w:r>
        <w:rPr>
          <w:rFonts w:ascii="Arial" w:cs="Arial" w:eastAsia="Arial" w:hAnsi="Arial"/>
          <w:b/>
          <w:bCs/>
          <w:color w:val="1C2D3E"/>
          <w:sz w:val="19"/>
          <w:szCs w:val="19"/>
        </w:rPr>
        <w:t xml:space="preserve">strict: true </w:t>
      </w:r>
      <w:r>
        <w:rPr>
          <w:rFonts w:ascii="Arial" w:cs="Arial" w:eastAsia="Arial" w:hAnsi="Arial"/>
          <w:color w:val="1C2D3E"/>
          <w:sz w:val="19"/>
          <w:szCs w:val="19"/>
        </w:rPr>
        <w:t xml:space="preserve">in every tsconfig. No exceptions. If a type error surfaces, fix the type — do not cast to any.</w:t>
      </w:r>
    </w:p>
    <w:p>
      <w:pPr>
        <w:pStyle w:val="ListParagraph"/>
        <w:numPr>
          <w:ilvl w:val="0"/>
          <w:numId w:val="1"/>
        </w:numPr>
        <w:spacing w:before="55" w:after="55"/>
      </w:pPr>
      <w:r>
        <w:rPr>
          <w:rFonts w:ascii="Arial" w:cs="Arial" w:eastAsia="Arial" w:hAnsi="Arial"/>
          <w:b/>
          <w:bCs/>
          <w:color w:val="1C2D3E"/>
          <w:sz w:val="19"/>
          <w:szCs w:val="19"/>
        </w:rPr>
        <w:t xml:space="preserve">No implicit any. </w:t>
      </w:r>
      <w:r>
        <w:rPr>
          <w:rFonts w:ascii="Arial" w:cs="Arial" w:eastAsia="Arial" w:hAnsi="Arial"/>
          <w:color w:val="1C2D3E"/>
          <w:sz w:val="19"/>
          <w:szCs w:val="19"/>
        </w:rPr>
        <w:t xml:space="preserve">Every function parameter and return type explicitly typed, especially connector interface implementations.</w:t>
      </w:r>
    </w:p>
    <w:p>
      <w:pPr>
        <w:pStyle w:val="ListParagraph"/>
        <w:numPr>
          <w:ilvl w:val="0"/>
          <w:numId w:val="1"/>
        </w:numPr>
        <w:spacing w:before="55" w:after="55"/>
      </w:pPr>
      <w:r>
        <w:rPr>
          <w:rFonts w:ascii="Arial" w:cs="Arial" w:eastAsia="Arial" w:hAnsi="Arial"/>
          <w:b/>
          <w:bCs/>
          <w:color w:val="1C2D3E"/>
          <w:sz w:val="19"/>
          <w:szCs w:val="19"/>
        </w:rPr>
        <w:t xml:space="preserve">Zod for runtime validation </w:t>
      </w:r>
      <w:r>
        <w:rPr>
          <w:rFonts w:ascii="Arial" w:cs="Arial" w:eastAsia="Arial" w:hAnsi="Arial"/>
          <w:color w:val="1C2D3E"/>
          <w:sz w:val="19"/>
          <w:szCs w:val="19"/>
        </w:rPr>
        <w:t xml:space="preserve">on all external inputs: webhook payloads, API responses from Amazon/Flipkart/Meesho, CSV imports. TypeScript types only exist at compile time — Zod catches runtime surprises.</w:t>
      </w:r>
    </w:p>
    <w:p>
      <w:pPr>
        <w:pStyle w:val="ListParagraph"/>
        <w:numPr>
          <w:ilvl w:val="0"/>
          <w:numId w:val="1"/>
        </w:numPr>
        <w:spacing w:before="55" w:after="55"/>
      </w:pPr>
      <w:r>
        <w:rPr>
          <w:rFonts w:ascii="Arial" w:cs="Arial" w:eastAsia="Arial" w:hAnsi="Arial"/>
          <w:b/>
          <w:bCs/>
          <w:color w:val="1C2D3E"/>
          <w:sz w:val="19"/>
          <w:szCs w:val="19"/>
        </w:rPr>
        <w:t xml:space="preserve">DTOs are not domain models. </w:t>
      </w:r>
      <w:r>
        <w:rPr>
          <w:rFonts w:ascii="Arial" w:cs="Arial" w:eastAsia="Arial" w:hAnsi="Arial"/>
          <w:color w:val="1C2D3E"/>
          <w:sz w:val="19"/>
          <w:szCs w:val="19"/>
        </w:rPr>
        <w:t xml:space="preserve">CreateConnectorInstallationDto is a request shape. ConnectorInstallation is a domain entity. Never use a DTO as a return type from a service.</w:t>
      </w:r>
    </w:p>
    <w:p>
      <w:pPr>
        <w:pStyle w:val="ListParagraph"/>
        <w:numPr>
          <w:ilvl w:val="0"/>
          <w:numId w:val="1"/>
        </w:numPr>
        <w:spacing w:before="55" w:after="55"/>
      </w:pPr>
      <w:r>
        <w:rPr>
          <w:rFonts w:ascii="Arial" w:cs="Arial" w:eastAsia="Arial" w:hAnsi="Arial"/>
          <w:b/>
          <w:bCs/>
          <w:color w:val="1C2D3E"/>
          <w:sz w:val="19"/>
          <w:szCs w:val="19"/>
        </w:rPr>
        <w:t xml:space="preserve">Barrel exports sparingly. </w:t>
      </w:r>
      <w:r>
        <w:rPr>
          <w:rFonts w:ascii="Arial" w:cs="Arial" w:eastAsia="Arial" w:hAnsi="Arial"/>
          <w:color w:val="1C2D3E"/>
          <w:sz w:val="19"/>
          <w:szCs w:val="19"/>
        </w:rPr>
        <w:t xml:space="preserve">index.ts re-exports are convenient but create circular dependency traps. Export explicitly from the module that owns the type.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2.3 Database discipline</w:t>
      </w:r>
    </w:p>
    <w:p>
      <w:pPr>
        <w:spacing w:before="160" w:after="80"/>
      </w:pPr>
      <w:r>
        <w:rPr>
          <w:rFonts w:ascii="Arial" w:cs="Arial" w:eastAsia="Arial" w:hAnsi="Arial"/>
          <w:b/>
          <w:bCs/>
          <w:color w:val="0E6655"/>
          <w:sz w:val="19"/>
          <w:szCs w:val="19"/>
        </w:rPr>
        <w:t xml:space="preserve">Migration rules</w:t>
      </w:r>
    </w:p>
    <w:p>
      <w:pPr>
        <w:pStyle w:val="ListParagraph"/>
        <w:numPr>
          <w:ilvl w:val="0"/>
          <w:numId w:val="1"/>
        </w:numPr>
        <w:spacing w:before="55" w:after="55"/>
      </w:pPr>
      <w:r>
        <w:rPr>
          <w:rFonts w:ascii="Arial" w:cs="Arial" w:eastAsia="Arial" w:hAnsi="Arial"/>
          <w:b/>
          <w:bCs/>
          <w:color w:val="1C2D3E"/>
          <w:sz w:val="19"/>
          <w:szCs w:val="19"/>
        </w:rPr>
        <w:t xml:space="preserve">Every schema change is a migration. </w:t>
      </w:r>
      <w:r>
        <w:rPr>
          <w:rFonts w:ascii="Arial" w:cs="Arial" w:eastAsia="Arial" w:hAnsi="Arial"/>
          <w:color w:val="1C2D3E"/>
          <w:sz w:val="19"/>
          <w:szCs w:val="19"/>
        </w:rPr>
        <w:t xml:space="preserve">No manual ALTER TABLE in production. Ever. Run prisma migrate dev in development, prisma migrate deploy in CI/CD.</w:t>
      </w:r>
    </w:p>
    <w:p>
      <w:pPr>
        <w:pStyle w:val="ListParagraph"/>
        <w:numPr>
          <w:ilvl w:val="0"/>
          <w:numId w:val="1"/>
        </w:numPr>
        <w:spacing w:before="55" w:after="55"/>
      </w:pPr>
      <w:r>
        <w:rPr>
          <w:rFonts w:ascii="Arial" w:cs="Arial" w:eastAsia="Arial" w:hAnsi="Arial"/>
          <w:b/>
          <w:bCs/>
          <w:color w:val="1C2D3E"/>
          <w:sz w:val="19"/>
          <w:szCs w:val="19"/>
        </w:rPr>
        <w:t xml:space="preserve">Migrations are append-only. </w:t>
      </w:r>
      <w:r>
        <w:rPr>
          <w:rFonts w:ascii="Arial" w:cs="Arial" w:eastAsia="Arial" w:hAnsi="Arial"/>
          <w:color w:val="1C2D3E"/>
          <w:sz w:val="19"/>
          <w:szCs w:val="19"/>
        </w:rPr>
        <w:t xml:space="preserve">Do not edit a migration that has been applied anywhere. Create a new migration that corrects the previous one.</w:t>
      </w:r>
    </w:p>
    <w:p>
      <w:pPr>
        <w:pStyle w:val="ListParagraph"/>
        <w:numPr>
          <w:ilvl w:val="0"/>
          <w:numId w:val="1"/>
        </w:numPr>
        <w:spacing w:before="55" w:after="55"/>
      </w:pPr>
      <w:r>
        <w:rPr>
          <w:rFonts w:ascii="Arial" w:cs="Arial" w:eastAsia="Arial" w:hAnsi="Arial"/>
          <w:b/>
          <w:bCs/>
          <w:color w:val="1C2D3E"/>
          <w:sz w:val="19"/>
          <w:szCs w:val="19"/>
        </w:rPr>
        <w:t xml:space="preserve">Destructive migrations require a runbook. </w:t>
      </w:r>
      <w:r>
        <w:rPr>
          <w:rFonts w:ascii="Arial" w:cs="Arial" w:eastAsia="Arial" w:hAnsi="Arial"/>
          <w:color w:val="1C2D3E"/>
          <w:sz w:val="19"/>
          <w:szCs w:val="19"/>
        </w:rPr>
        <w:t xml:space="preserve">Any migration that drops a column, renames a table, or deletes data must have: (a) a dry-run count of affected rows, (b) a rollback plan, (c) PO written approval.</w:t>
      </w:r>
    </w:p>
    <w:p>
      <w:pPr>
        <w:pStyle w:val="ListParagraph"/>
        <w:numPr>
          <w:ilvl w:val="0"/>
          <w:numId w:val="1"/>
        </w:numPr>
        <w:spacing w:before="55" w:after="55"/>
      </w:pPr>
      <w:r>
        <w:rPr>
          <w:rFonts w:ascii="Arial" w:cs="Arial" w:eastAsia="Arial" w:hAnsi="Arial"/>
          <w:b/>
          <w:bCs/>
          <w:color w:val="1C2D3E"/>
          <w:sz w:val="19"/>
          <w:szCs w:val="19"/>
        </w:rPr>
        <w:t xml:space="preserve">Test migrations on a copy of production data </w:t>
      </w:r>
      <w:r>
        <w:rPr>
          <w:rFonts w:ascii="Arial" w:cs="Arial" w:eastAsia="Arial" w:hAnsi="Arial"/>
          <w:color w:val="1C2D3E"/>
          <w:sz w:val="19"/>
          <w:szCs w:val="19"/>
        </w:rPr>
        <w:t xml:space="preserve">before deploying. Use pg_dump → restore to a staging schema → apply migration → verify row counts match.</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Query discipline</w:t>
      </w:r>
    </w:p>
    <w:p>
      <w:pPr>
        <w:pStyle w:val="ListParagraph"/>
        <w:numPr>
          <w:ilvl w:val="0"/>
          <w:numId w:val="1"/>
        </w:numPr>
        <w:spacing w:before="55" w:after="55"/>
      </w:pPr>
      <w:r>
        <w:rPr>
          <w:rFonts w:ascii="Arial" w:cs="Arial" w:eastAsia="Arial" w:hAnsi="Arial"/>
          <w:b/>
          <w:bCs/>
          <w:color w:val="1C2D3E"/>
          <w:sz w:val="19"/>
          <w:szCs w:val="19"/>
        </w:rPr>
        <w:t xml:space="preserve">No raw SQL for new features </w:t>
      </w:r>
      <w:r>
        <w:rPr>
          <w:rFonts w:ascii="Arial" w:cs="Arial" w:eastAsia="Arial" w:hAnsi="Arial"/>
          <w:color w:val="1C2D3E"/>
          <w:sz w:val="19"/>
          <w:szCs w:val="19"/>
        </w:rPr>
        <w:t xml:space="preserve">unless Prisma cannot express the query. The existing media.service.ts and ondc.service.ts use $executeRawUnsafe extensively — do not copy that pattern for connector code.</w:t>
      </w:r>
    </w:p>
    <w:p>
      <w:pPr>
        <w:pStyle w:val="ListParagraph"/>
        <w:numPr>
          <w:ilvl w:val="0"/>
          <w:numId w:val="1"/>
        </w:numPr>
        <w:spacing w:before="55" w:after="55"/>
      </w:pPr>
      <w:r>
        <w:rPr>
          <w:rFonts w:ascii="Arial" w:cs="Arial" w:eastAsia="Arial" w:hAnsi="Arial"/>
          <w:b/>
          <w:bCs/>
          <w:color w:val="1C2D3E"/>
          <w:sz w:val="19"/>
          <w:szCs w:val="19"/>
        </w:rPr>
        <w:t xml:space="preserve">Always scope to tenant. </w:t>
      </w:r>
      <w:r>
        <w:rPr>
          <w:rFonts w:ascii="Arial" w:cs="Arial" w:eastAsia="Arial" w:hAnsi="Arial"/>
          <w:color w:val="1C2D3E"/>
          <w:sz w:val="19"/>
          <w:szCs w:val="19"/>
        </w:rPr>
        <w:t xml:space="preserve">Every Prisma query on a tenant-scoped model must include tenantId in the where clause. The RLS policy is the safety net, not the primary control.</w:t>
      </w:r>
    </w:p>
    <w:p>
      <w:pPr>
        <w:pStyle w:val="ListParagraph"/>
        <w:numPr>
          <w:ilvl w:val="0"/>
          <w:numId w:val="1"/>
        </w:numPr>
        <w:spacing w:before="55" w:after="55"/>
      </w:pPr>
      <w:r>
        <w:rPr>
          <w:rFonts w:ascii="Arial" w:cs="Arial" w:eastAsia="Arial" w:hAnsi="Arial"/>
          <w:b/>
          <w:bCs/>
          <w:color w:val="1C2D3E"/>
          <w:sz w:val="19"/>
          <w:szCs w:val="19"/>
        </w:rPr>
        <w:t xml:space="preserve">Pagination on all list endpoints. </w:t>
      </w:r>
      <w:r>
        <w:rPr>
          <w:rFonts w:ascii="Arial" w:cs="Arial" w:eastAsia="Arial" w:hAnsi="Arial"/>
          <w:color w:val="1C2D3E"/>
          <w:sz w:val="19"/>
          <w:szCs w:val="19"/>
        </w:rPr>
        <w:t xml:space="preserve">No endpoint returns an unbounded list. Default page size 50, max 200. cursor-based pagination preferred over offset for large tables.</w:t>
      </w:r>
    </w:p>
    <w:p>
      <w:pPr>
        <w:pStyle w:val="ListParagraph"/>
        <w:numPr>
          <w:ilvl w:val="0"/>
          <w:numId w:val="1"/>
        </w:numPr>
        <w:spacing w:before="55" w:after="55"/>
      </w:pPr>
      <w:r>
        <w:rPr>
          <w:rFonts w:ascii="Arial" w:cs="Arial" w:eastAsia="Arial" w:hAnsi="Arial"/>
          <w:b/>
          <w:bCs/>
          <w:color w:val="1C2D3E"/>
          <w:sz w:val="19"/>
          <w:szCs w:val="19"/>
        </w:rPr>
        <w:t xml:space="preserve">Index every FK and every field used in a where clause. </w:t>
      </w:r>
      <w:r>
        <w:rPr>
          <w:rFonts w:ascii="Arial" w:cs="Arial" w:eastAsia="Arial" w:hAnsi="Arial"/>
          <w:color w:val="1C2D3E"/>
          <w:sz w:val="19"/>
          <w:szCs w:val="19"/>
        </w:rPr>
        <w:t xml:space="preserve">Check the migration for @@index before merging.</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2.4 Security practices</w:t>
      </w:r>
    </w:p>
    <w:p>
      <w:pPr>
        <w:spacing w:before="160" w:after="80"/>
      </w:pPr>
      <w:r>
        <w:rPr>
          <w:rFonts w:ascii="Arial" w:cs="Arial" w:eastAsia="Arial" w:hAnsi="Arial"/>
          <w:b/>
          <w:bCs/>
          <w:color w:val="0E6655"/>
          <w:sz w:val="19"/>
          <w:szCs w:val="19"/>
        </w:rPr>
        <w:t xml:space="preserve">Credential storage</w:t>
      </w:r>
    </w:p>
    <w:p>
      <w:pPr>
        <w:pStyle w:val="ListParagraph"/>
        <w:numPr>
          <w:ilvl w:val="0"/>
          <w:numId w:val="1"/>
        </w:numPr>
        <w:spacing w:before="55" w:after="55"/>
      </w:pPr>
      <w:r>
        <w:rPr>
          <w:rFonts w:ascii="Arial" w:cs="Arial" w:eastAsia="Arial" w:hAnsi="Arial"/>
          <w:b/>
          <w:bCs/>
          <w:color w:val="1C2D3E"/>
          <w:sz w:val="19"/>
          <w:szCs w:val="19"/>
        </w:rPr>
        <w:t xml:space="preserve">AES-256-GCM for all secrets at rest. </w:t>
      </w:r>
      <w:r>
        <w:rPr>
          <w:rFonts w:ascii="Arial" w:cs="Arial" w:eastAsia="Arial" w:hAnsi="Arial"/>
          <w:color w:val="1C2D3E"/>
          <w:sz w:val="19"/>
          <w:szCs w:val="19"/>
        </w:rPr>
        <w:t xml:space="preserve">Use Node.js crypto module. Key from environment variable — never from database. Key rotation plan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Never log credential values. </w:t>
      </w:r>
      <w:r>
        <w:rPr>
          <w:rFonts w:ascii="Arial" w:cs="Arial" w:eastAsia="Arial" w:hAnsi="Arial"/>
          <w:color w:val="1C2D3E"/>
          <w:sz w:val="19"/>
          <w:szCs w:val="19"/>
        </w:rPr>
        <w:t xml:space="preserve">Log credentialType and installationId only. If a debug session requires seeing a token value, decrypt locally and never commit the debug code.</w:t>
      </w:r>
    </w:p>
    <w:p>
      <w:pPr>
        <w:pStyle w:val="ListParagraph"/>
        <w:numPr>
          <w:ilvl w:val="0"/>
          <w:numId w:val="1"/>
        </w:numPr>
        <w:spacing w:before="55" w:after="55"/>
      </w:pPr>
      <w:r>
        <w:rPr>
          <w:rFonts w:ascii="Arial" w:cs="Arial" w:eastAsia="Arial" w:hAnsi="Arial"/>
          <w:b/>
          <w:bCs/>
          <w:color w:val="1C2D3E"/>
          <w:sz w:val="19"/>
          <w:szCs w:val="19"/>
        </w:rPr>
        <w:t xml:space="preserve">Short-lived access tokens only in memory. </w:t>
      </w:r>
      <w:r>
        <w:rPr>
          <w:rFonts w:ascii="Arial" w:cs="Arial" w:eastAsia="Arial" w:hAnsi="Arial"/>
          <w:color w:val="1C2D3E"/>
          <w:sz w:val="19"/>
          <w:szCs w:val="19"/>
        </w:rPr>
        <w:t xml:space="preserve">Refresh tokens stored in ConnectorCredential (encrypted). Access tokens fetched fresh per request via getAccessToken() in ConnectorContext. Never cache access tokens in the database.</w:t>
      </w:r>
    </w:p>
    <w:p>
      <w:pPr>
        <w:pStyle w:val="ListParagraph"/>
        <w:numPr>
          <w:ilvl w:val="0"/>
          <w:numId w:val="1"/>
        </w:numPr>
        <w:spacing w:before="55" w:after="55"/>
      </w:pPr>
      <w:r>
        <w:rPr>
          <w:rFonts w:ascii="Arial" w:cs="Arial" w:eastAsia="Arial" w:hAnsi="Arial"/>
          <w:b/>
          <w:bCs/>
          <w:color w:val="1C2D3E"/>
          <w:sz w:val="19"/>
          <w:szCs w:val="19"/>
        </w:rPr>
        <w:t xml:space="preserve">Webhook signature verification is mandatory. </w:t>
      </w:r>
      <w:r>
        <w:rPr>
          <w:rFonts w:ascii="Arial" w:cs="Arial" w:eastAsia="Arial" w:hAnsi="Arial"/>
          <w:color w:val="1C2D3E"/>
          <w:sz w:val="19"/>
          <w:szCs w:val="19"/>
        </w:rPr>
        <w:t xml:space="preserve">Every incoming webhook must be verified before processing. Amazon uses HMAC-SHA256. Reject any webhook that fails verification — log the failure with the raw headers (not body) for debugging.</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API security</w:t>
      </w:r>
    </w:p>
    <w:p>
      <w:pPr>
        <w:pStyle w:val="ListParagraph"/>
        <w:numPr>
          <w:ilvl w:val="0"/>
          <w:numId w:val="1"/>
        </w:numPr>
        <w:spacing w:before="55" w:after="55"/>
      </w:pPr>
      <w:r>
        <w:rPr>
          <w:rFonts w:ascii="Arial" w:cs="Arial" w:eastAsia="Arial" w:hAnsi="Arial"/>
          <w:b/>
          <w:bCs/>
          <w:color w:val="1C2D3E"/>
          <w:sz w:val="19"/>
          <w:szCs w:val="19"/>
        </w:rPr>
        <w:t xml:space="preserve">Rate limiting on all public endpoints. </w:t>
      </w:r>
      <w:r>
        <w:rPr>
          <w:rFonts w:ascii="Arial" w:cs="Arial" w:eastAsia="Arial" w:hAnsi="Arial"/>
          <w:color w:val="1C2D3E"/>
          <w:sz w:val="19"/>
          <w:szCs w:val="19"/>
        </w:rPr>
        <w:t xml:space="preserve">Especially POST /webhooks/:connectorSlug — this is unauthenticated and must be rate-limited by IP.</w:t>
      </w:r>
    </w:p>
    <w:p>
      <w:pPr>
        <w:pStyle w:val="ListParagraph"/>
        <w:numPr>
          <w:ilvl w:val="0"/>
          <w:numId w:val="1"/>
        </w:numPr>
        <w:spacing w:before="55" w:after="55"/>
      </w:pPr>
      <w:r>
        <w:rPr>
          <w:rFonts w:ascii="Arial" w:cs="Arial" w:eastAsia="Arial" w:hAnsi="Arial"/>
          <w:b/>
          <w:bCs/>
          <w:color w:val="1C2D3E"/>
          <w:sz w:val="19"/>
          <w:szCs w:val="19"/>
        </w:rPr>
        <w:t xml:space="preserve">No tenant ID from headers in production. </w:t>
      </w:r>
      <w:r>
        <w:rPr>
          <w:rFonts w:ascii="Arial" w:cs="Arial" w:eastAsia="Arial" w:hAnsi="Arial"/>
          <w:color w:val="1C2D3E"/>
          <w:sz w:val="19"/>
          <w:szCs w:val="19"/>
        </w:rPr>
        <w:t xml:space="preserve">After the auth/RBAC foundation sprint, tenantId must come from the verified JWT claim. The x-tenant-id header is a development convenience only.</w:t>
      </w:r>
      <w:ins w:id="201" w:author="Claude" w:date="2026-03-02T00:00:00Z">
        <w:r>
          <w:rPr>
            <w:rFonts w:ascii="Arial" w:cs="Arial" w:eastAsia="Arial" w:hAnsi="Arial"/>
            <w:color w:val="1C2D3E"/>
            <w:sz w:val="19"/>
            <w:szCs w:val="19"/>
          </w:rPr>
          <w:t xml:space="preserve"> Cutover checklist: (1) confirm all API consumers read tenantId from JWT claims only; (2) add a runtime guard that rejects requests carrying x-tenant-id without a valid JWT and returns 400; (3) include an integration test asserting that a request with only x-tenant-id and no JWT is refused; (4) remove the header-parsing code path in the same sprint it is declared dev-only.</w:t>
        </w:r>
      </w:ins>
    </w:p>
    <w:p>
      <w:pPr>
        <w:pStyle w:val="ListParagraph"/>
        <w:numPr>
          <w:ilvl w:val="0"/>
          <w:numId w:val="1"/>
        </w:numPr>
        <w:spacing w:before="55" w:after="55"/>
      </w:pPr>
      <w:r>
        <w:rPr>
          <w:rFonts w:ascii="Arial" w:cs="Arial" w:eastAsia="Arial" w:hAnsi="Arial"/>
          <w:b/>
          <w:bCs/>
          <w:color w:val="1C2D3E"/>
          <w:sz w:val="19"/>
          <w:szCs w:val="19"/>
        </w:rPr>
        <w:t xml:space="preserve">Secrets in environment variables only. </w:t>
      </w:r>
      <w:r>
        <w:rPr>
          <w:rFonts w:ascii="Arial" w:cs="Arial" w:eastAsia="Arial" w:hAnsi="Arial"/>
          <w:color w:val="1C2D3E"/>
          <w:sz w:val="19"/>
          <w:szCs w:val="19"/>
        </w:rPr>
        <w:t xml:space="preserve">No secrets in code, no secrets in git history, no secrets in docker-compose.yml committed to the repo. Use .env for local, a secrets manager for production.</w:t>
      </w:r>
    </w:p>
    <w:p>
      <w:ins w:id="309" w:author="Claude" w:date="2026-03-02T00:00:00Z">
        <w:r>
          <w:t>MEDIUM: Data governance policy — for raw payload snapshots/webhook payloads, redact PII after 90 days, purge rows after 365 days, and never log raw payload values at INFO level. Note DPDP/GDPR obligations in schema documentation.</w:t>
        </w:r>
      </w:ins>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2.5 Error handling</w:t>
      </w:r>
    </w:p>
    <w:p>
      <w:pPr>
        <w:pStyle w:val="ListParagraph"/>
        <w:numPr>
          <w:ilvl w:val="0"/>
          <w:numId w:val="1"/>
        </w:numPr>
        <w:spacing w:before="55" w:after="55"/>
      </w:pPr>
      <w:r>
        <w:rPr>
          <w:rFonts w:ascii="Arial" w:cs="Arial" w:eastAsia="Arial" w:hAnsi="Arial"/>
          <w:b/>
          <w:bCs/>
          <w:color w:val="1C2D3E"/>
          <w:sz w:val="19"/>
          <w:szCs w:val="19"/>
        </w:rPr>
        <w:t xml:space="preserve">Never swallow errors silently. </w:t>
      </w:r>
      <w:r>
        <w:rPr>
          <w:rFonts w:ascii="Arial" w:cs="Arial" w:eastAsia="Arial" w:hAnsi="Arial"/>
          <w:color w:val="1C2D3E"/>
          <w:sz w:val="19"/>
          <w:szCs w:val="19"/>
        </w:rPr>
        <w:t xml:space="preserve">Every catch block either rethrows, logs with context, or converts to a domain error. An empty catch block is a bug.</w:t>
      </w:r>
    </w:p>
    <w:p>
      <w:pPr>
        <w:pStyle w:val="ListParagraph"/>
        <w:numPr>
          <w:ilvl w:val="0"/>
          <w:numId w:val="1"/>
        </w:numPr>
        <w:spacing w:before="55" w:after="55"/>
      </w:pPr>
      <w:r>
        <w:rPr>
          <w:rFonts w:ascii="Arial" w:cs="Arial" w:eastAsia="Arial" w:hAnsi="Arial"/>
          <w:b/>
          <w:bCs/>
          <w:color w:val="1C2D3E"/>
          <w:sz w:val="19"/>
          <w:szCs w:val="19"/>
        </w:rPr>
        <w:t xml:space="preserve">Structured errors with codes. </w:t>
      </w:r>
      <w:r>
        <w:rPr>
          <w:rFonts w:ascii="Arial" w:cs="Arial" w:eastAsia="Arial" w:hAnsi="Arial"/>
          <w:color w:val="1C2D3E"/>
          <w:sz w:val="19"/>
          <w:szCs w:val="19"/>
        </w:rPr>
        <w:t xml:space="preserve">Throw typed errors that include: errorCode (machine-readable), message (developer-readable), context (tenantId, connectorSlug, productId). Never throw plain strings.</w:t>
      </w:r>
    </w:p>
    <w:p>
      <w:pPr>
        <w:pStyle w:val="ListParagraph"/>
        <w:numPr>
          <w:ilvl w:val="0"/>
          <w:numId w:val="1"/>
        </w:numPr>
        <w:spacing w:before="55" w:after="55"/>
      </w:pPr>
      <w:del w:id="300" w:author="Claude" w:date="2026-03-02T00:00:00Z">
        <w:r>
          <w:delText>Connector errors get normalised. All errors from external APIs (Amazon SP-API, Flipkart, Meesho) pass through connector.normaliseError() before reaching the seller-facing response. Sellers never see raw channel error codes.</w:delText>
        </w:r>
      </w:del>
      <w:ins w:id="301" w:author="Claude" w:date="2026-03-02T00:00:00Z">
        <w:r>
          <w:t>Connector errors get normalised. All errors from external APIs (Amazon SP-API, Flipkart, Meesho) pass through connector.normaliseError() to emit ConnectorIssue fields (code, fieldPath, severity, sellerMessage) before reaching seller-facing response. MEDIUM: prevents lossy string-only error handling and preserves analytics/repair context.</w:t>
        </w:r>
      </w:ins>
    </w:p>
    <w:p>
      <w:pPr>
        <w:pStyle w:val="ListParagraph"/>
        <w:numPr>
          <w:ilvl w:val="0"/>
          <w:numId w:val="1"/>
        </w:numPr>
        <w:spacing w:before="55" w:after="55"/>
      </w:pPr>
      <w:r>
        <w:rPr>
          <w:rFonts w:ascii="Arial" w:cs="Arial" w:eastAsia="Arial" w:hAnsi="Arial"/>
          <w:b/>
          <w:bCs/>
          <w:color w:val="1C2D3E"/>
          <w:sz w:val="19"/>
          <w:szCs w:val="19"/>
        </w:rPr>
        <w:t xml:space="preserve">DLQ entries are observable. </w:t>
      </w:r>
      <w:r>
        <w:rPr>
          <w:rFonts w:ascii="Arial" w:cs="Arial" w:eastAsia="Arial" w:hAnsi="Arial"/>
          <w:color w:val="1C2D3E"/>
          <w:sz w:val="19"/>
          <w:szCs w:val="19"/>
        </w:rPr>
        <w:t xml:space="preserve">Every item that lands in the dead-letter queue must be visible in the admin UI with: error message, attempt count, last attempt timestamp, and a "Retry" button.</w:t>
      </w:r>
    </w:p>
    <w:p>
      <w:ins w:id="306" w:author="Claude" w:date="2026-03-02T00:00:00Z">
        <w:r>
          <w:t>HIGH: Queue retry policy must classify transient vs permanent errors. Transient errors re-enqueue with exponential backoff; permanent errors go directly to DLQ.</w:t>
        </w:r>
      </w:ins>
    </w:p>
    <w:p>
      <w:ins w:id="307" w:author="Claude" w:date="2026-03-02T00:00:00Z">
        <w:r>
          <w:t>HIGH: All queue consumers must be idempotent under at-least-once delivery semantics.</w:t>
        </w:r>
      </w:ins>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2.6 Testing strategy</w:t>
      </w:r>
    </w:p>
    <w:p>
      <w:pPr>
        <w:spacing w:before="160" w:after="80"/>
      </w:pPr>
      <w:r>
        <w:rPr>
          <w:rFonts w:ascii="Arial" w:cs="Arial" w:eastAsia="Arial" w:hAnsi="Arial"/>
          <w:b/>
          <w:bCs/>
          <w:color w:val="0E6655"/>
          <w:sz w:val="19"/>
          <w:szCs w:val="19"/>
        </w:rPr>
        <w:t xml:space="preserve">Unit tests — every service method</w:t>
      </w:r>
    </w:p>
    <w:p>
      <w:pPr>
        <w:pStyle w:val="ListParagraph"/>
        <w:numPr>
          <w:ilvl w:val="0"/>
          <w:numId w:val="1"/>
        </w:numPr>
        <w:spacing w:before="55" w:after="55"/>
      </w:pPr>
      <w:r>
        <w:rPr>
          <w:rFonts w:ascii="Arial" w:cs="Arial" w:eastAsia="Arial" w:hAnsi="Arial"/>
          <w:b/>
          <w:bCs/>
          <w:color w:val="1C2D3E"/>
          <w:sz w:val="19"/>
          <w:szCs w:val="19"/>
        </w:rPr>
        <w:t xml:space="preserve">Framework: </w:t>
      </w:r>
      <w:r>
        <w:rPr>
          <w:rFonts w:ascii="Arial" w:cs="Arial" w:eastAsia="Arial" w:hAnsi="Arial"/>
          <w:color w:val="1C2D3E"/>
          <w:sz w:val="19"/>
          <w:szCs w:val="19"/>
        </w:rPr>
        <w:t xml:space="preserve">Jest. Already in the project.</w:t>
      </w:r>
    </w:p>
    <w:p>
      <w:pPr>
        <w:pStyle w:val="ListParagraph"/>
        <w:numPr>
          <w:ilvl w:val="0"/>
          <w:numId w:val="1"/>
        </w:numPr>
        <w:spacing w:before="55" w:after="55"/>
      </w:pPr>
      <w:r>
        <w:rPr>
          <w:rFonts w:ascii="Arial" w:cs="Arial" w:eastAsia="Arial" w:hAnsi="Arial"/>
          <w:b/>
          <w:bCs/>
          <w:color w:val="1C2D3E"/>
          <w:sz w:val="19"/>
          <w:szCs w:val="19"/>
        </w:rPr>
        <w:t xml:space="preserve">Coverage target: </w:t>
      </w:r>
      <w:r>
        <w:rPr>
          <w:rFonts w:ascii="Arial" w:cs="Arial" w:eastAsia="Arial" w:hAnsi="Arial"/>
          <w:color w:val="1C2D3E"/>
          <w:sz w:val="19"/>
          <w:szCs w:val="19"/>
        </w:rPr>
        <w:t xml:space="preserve">80% line coverage on all new connector-framework and connector modules. Coverage is checked in CI — build fails below threshold.</w:t>
      </w:r>
    </w:p>
    <w:p>
      <w:pPr>
        <w:pStyle w:val="ListParagraph"/>
        <w:numPr>
          <w:ilvl w:val="0"/>
          <w:numId w:val="1"/>
        </w:numPr>
        <w:spacing w:before="55" w:after="55"/>
      </w:pPr>
      <w:r>
        <w:rPr>
          <w:rFonts w:ascii="Arial" w:cs="Arial" w:eastAsia="Arial" w:hAnsi="Arial"/>
          <w:b/>
          <w:bCs/>
          <w:color w:val="1C2D3E"/>
          <w:sz w:val="19"/>
          <w:szCs w:val="19"/>
        </w:rPr>
        <w:t xml:space="preserve">Mock external APIs, </w:t>
      </w:r>
      <w:r>
        <w:rPr>
          <w:rFonts w:ascii="Arial" w:cs="Arial" w:eastAsia="Arial" w:hAnsi="Arial"/>
          <w:color w:val="1C2D3E"/>
          <w:sz w:val="19"/>
          <w:szCs w:val="19"/>
        </w:rPr>
        <w:t xml:space="preserve">never hit real Amazon/Flipkart/Meesho in unit tests. Use Jest mocks for the SP-API client and LWA client.</w:t>
      </w:r>
    </w:p>
    <w:p>
      <w:pPr>
        <w:pStyle w:val="ListParagraph"/>
        <w:numPr>
          <w:ilvl w:val="0"/>
          <w:numId w:val="1"/>
        </w:numPr>
        <w:spacing w:before="55" w:after="55"/>
      </w:pPr>
      <w:r>
        <w:rPr>
          <w:rFonts w:ascii="Arial" w:cs="Arial" w:eastAsia="Arial" w:hAnsi="Arial"/>
          <w:b/>
          <w:bCs/>
          <w:color w:val="1C2D3E"/>
          <w:sz w:val="19"/>
          <w:szCs w:val="19"/>
        </w:rPr>
        <w:t xml:space="preserve">Test the contract, not the implementation. </w:t>
      </w:r>
      <w:r>
        <w:rPr>
          <w:rFonts w:ascii="Arial" w:cs="Arial" w:eastAsia="Arial" w:hAnsi="Arial"/>
          <w:color w:val="1C2D3E"/>
          <w:sz w:val="19"/>
          <w:szCs w:val="19"/>
        </w:rPr>
        <w:t xml:space="preserve">Test what a method returns and what side effects it has — not how it does it internally. Tests that assert on internal state are brittle.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Integration tests — connector end-to-end</w:t>
      </w:r>
    </w:p>
    <w:p>
      <w:pPr>
        <w:pStyle w:val="ListParagraph"/>
        <w:numPr>
          <w:ilvl w:val="0"/>
          <w:numId w:val="1"/>
        </w:numPr>
        <w:spacing w:before="55" w:after="55"/>
      </w:pPr>
      <w:r>
        <w:rPr>
          <w:rFonts w:ascii="Arial" w:cs="Arial" w:eastAsia="Arial" w:hAnsi="Arial"/>
          <w:b/>
          <w:bCs/>
          <w:color w:val="1C2D3E"/>
          <w:sz w:val="19"/>
          <w:szCs w:val="19"/>
        </w:rPr>
        <w:t xml:space="preserve">Amazon sandbox: </w:t>
      </w:r>
      <w:r>
        <w:rPr>
          <w:rFonts w:ascii="Arial" w:cs="Arial" w:eastAsia="Arial" w:hAnsi="Arial"/>
          <w:color w:val="1C2D3E"/>
          <w:sz w:val="19"/>
          <w:szCs w:val="19"/>
        </w:rPr>
        <w:t xml:space="preserve">run publishProduct() against the Amazon Developer Sandbox, not production. The sandbox returns realistic error responses without creating real listings.</w:t>
      </w:r>
    </w:p>
    <w:p>
      <w:pPr>
        <w:pStyle w:val="ListParagraph"/>
        <w:numPr>
          <w:ilvl w:val="0"/>
          <w:numId w:val="1"/>
        </w:numPr>
        <w:spacing w:before="55" w:after="55"/>
      </w:pPr>
      <w:r>
        <w:rPr>
          <w:rFonts w:ascii="Arial" w:cs="Arial" w:eastAsia="Arial" w:hAnsi="Arial"/>
          <w:b/>
          <w:bCs/>
          <w:color w:val="1C2D3E"/>
          <w:sz w:val="19"/>
          <w:szCs w:val="19"/>
        </w:rPr>
        <w:t xml:space="preserve">Fixture products: </w:t>
      </w:r>
      <w:r>
        <w:rPr>
          <w:rFonts w:ascii="Arial" w:cs="Arial" w:eastAsia="Arial" w:hAnsi="Arial"/>
          <w:color w:val="1C2D3E"/>
          <w:sz w:val="19"/>
          <w:szCs w:val="19"/>
        </w:rPr>
        <w:t xml:space="preserve">maintain a set of known-good and known-bad product fixtures for each connector. "missing_title_product", "missing_image_product", "valid_apparel_product". Run these fixtures on every integration test run.</w:t>
      </w:r>
    </w:p>
    <w:p>
      <w:pPr>
        <w:pStyle w:val="ListParagraph"/>
        <w:numPr>
          <w:ilvl w:val="0"/>
          <w:numId w:val="1"/>
        </w:numPr>
        <w:spacing w:before="55" w:after="55"/>
      </w:pPr>
      <w:del w:id="302" w:author="Claude" w:date="2026-03-02T00:00:00Z">
        <w:r>
          <w:delText>Idempotency test: submit the same product twice with the same idempotencyKey. Assert exactly one ConnectorSubmission was created. This test must pass before P5-S4 gate.</w:delText>
        </w:r>
      </w:del>
      <w:ins w:id="303" w:author="Claude" w:date="2026-03-02T00:00:00Z">
        <w:r>
          <w:t>Idempotency test: submit the same product twice and retry failures with a stable operation-scoped idempotencyKey (for example `${jobId}:PUBLISH`). Assert exactly one logical ConnectorSubmission is recorded for that operation. HIGH: idempotency keys must stay stable across retries.</w:t>
        </w:r>
      </w:ins>
    </w:p>
    <w:p>
      <w:pPr>
        <w:pStyle w:val="ListParagraph"/>
        <w:numPr>
          <w:ilvl w:val="0"/>
          <w:numId w:val="1"/>
        </w:numPr>
        <w:spacing w:before="55" w:after="55"/>
      </w:pPr>
      <w:del w:id="304" w:author="Claude" w:date="2026-03-02T00:00:00Z">
        <w:r>
          <w:delText>Webhook replay test: send the same webhook event twice with the same externalEventId. Assert exactly one ConnectorWebhookEvent was processed. This test must pass before P5-S5 gate.</w:delText>
        </w:r>
      </w:del>
      <w:ins w:id="305" w:author="Claude" w:date="2026-03-02T00:00:00Z">
        <w:r>
          <w:t>Webhook replay test: send the same webhook event twice with the same externalEventId for the same installationId. Assert exactly one ConnectorWebhookEvent was processed. HIGH: deduplication must be scoped per installation/account, not globally.</w:t>
        </w:r>
      </w:ins>
    </w:p>
    <w:p>
      <w:ins w:id="320" w:author="Claude" w:date="2026-03-02T00:00:00Z">
        <w:r>
          <w:t>HIGH: Retry deduplication smoke test required — simulate same jobId with incremented attemptNumber and assert no duplicate channel submission occurs.</w:t>
        </w:r>
      </w:ins>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Smoke tests — post-deployment</w:t>
      </w:r>
    </w:p>
    <w:p>
      <w:pPr>
        <w:pStyle w:val="ListParagraph"/>
        <w:numPr>
          <w:ilvl w:val="0"/>
          <w:numId w:val="1"/>
        </w:numPr>
        <w:spacing w:before="55" w:after="55"/>
      </w:pPr>
      <w:r>
        <w:rPr>
          <w:rFonts w:ascii="Arial" w:cs="Arial" w:eastAsia="Arial" w:hAnsi="Arial"/>
          <w:b/>
          <w:bCs/>
          <w:color w:val="1C2D3E"/>
          <w:sz w:val="19"/>
          <w:szCs w:val="19"/>
        </w:rPr>
        <w:t xml:space="preserve">Every sprint produces or updates a smoke test. </w:t>
      </w:r>
      <w:r>
        <w:rPr>
          <w:rFonts w:ascii="Arial" w:cs="Arial" w:eastAsia="Arial" w:hAnsi="Arial"/>
          <w:color w:val="1C2D3E"/>
          <w:sz w:val="19"/>
          <w:szCs w:val="19"/>
        </w:rPr>
        <w:t xml:space="preserve">Smoke tests run against the live environment with a designated SMOKE tenant. They are the gate check evidence.</w:t>
      </w:r>
    </w:p>
    <w:p>
      <w:pPr>
        <w:pStyle w:val="ListParagraph"/>
        <w:numPr>
          <w:ilvl w:val="0"/>
          <w:numId w:val="1"/>
        </w:numPr>
        <w:spacing w:before="55" w:after="55"/>
      </w:pPr>
      <w:r>
        <w:rPr>
          <w:rFonts w:ascii="Arial" w:cs="Arial" w:eastAsia="Arial" w:hAnsi="Arial"/>
          <w:b/>
          <w:bCs/>
          <w:color w:val="1C2D3E"/>
          <w:sz w:val="19"/>
          <w:szCs w:val="19"/>
        </w:rPr>
        <w:t xml:space="preserve">Smoke tests use the SMOKE tenant only. </w:t>
      </w:r>
      <w:r>
        <w:rPr>
          <w:rFonts w:ascii="Arial" w:cs="Arial" w:eastAsia="Arial" w:hAnsi="Arial"/>
          <w:color w:val="1C2D3E"/>
          <w:sz w:val="19"/>
          <w:szCs w:val="19"/>
        </w:rPr>
        <w:t xml:space="preserve">Never run smoke tests against real seller data. The SMOKE tenant is seeded with known-good test products and purged after each sprint.</w:t>
      </w:r>
    </w:p>
    <w:p>
      <w:pPr>
        <w:pStyle w:val="ListParagraph"/>
        <w:numPr>
          <w:ilvl w:val="0"/>
          <w:numId w:val="1"/>
        </w:numPr>
        <w:spacing w:before="55" w:after="55"/>
      </w:pPr>
      <w:r>
        <w:rPr>
          <w:rFonts w:ascii="Arial" w:cs="Arial" w:eastAsia="Arial" w:hAnsi="Arial"/>
          <w:b/>
          <w:bCs/>
          <w:color w:val="1C2D3E"/>
          <w:sz w:val="19"/>
          <w:szCs w:val="19"/>
        </w:rPr>
        <w:t xml:space="preserve">Smoke test output is JSON. </w:t>
      </w:r>
      <w:r>
        <w:rPr>
          <w:rFonts w:ascii="Arial" w:cs="Arial" w:eastAsia="Arial" w:hAnsi="Arial"/>
          <w:color w:val="1C2D3E"/>
          <w:sz w:val="19"/>
          <w:szCs w:val="19"/>
        </w:rPr>
        <w:t xml:space="preserve">Machine-parseable. Include: timestamp, tenantId, connectorSlug, testName, passed (boolean), durationMs, errorMessage (if failed).</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2.7 Observability — minimum viable from day one</w:t>
      </w:r>
    </w:p>
    <w:p>
      <w:pPr>
        <w:spacing w:before="160" w:after="80"/>
      </w:pPr>
      <w:r>
        <w:rPr>
          <w:rFonts w:ascii="Arial" w:cs="Arial" w:eastAsia="Arial" w:hAnsi="Arial"/>
          <w:b/>
          <w:bCs/>
          <w:color w:val="0E6655"/>
          <w:sz w:val="19"/>
          <w:szCs w:val="19"/>
        </w:rPr>
        <w:t xml:space="preserve">Structured logging (required before P5-S4)</w:t>
      </w:r>
    </w:p>
    <w:p>
      <w:ins w:id="308" w:author="Claude" w:date="2026-03-02T00:00:00Z">
        <w:r>
          <w:t>MEDIUM: Structured logs must include tenantId, connectorSlug, and jobId/eventId as dedicated fields (not interpolated message text).</w:t>
        </w:r>
      </w:ins>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Event</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Fields to log</w:t>
            </w:r>
          </w:p>
        </w:tc>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Level</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API call</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installationId, connectorSlug, method, durationMs, success, statusCode, errorCode</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received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connectorSlug, externalEventId, eventType, receivedAt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submissionId, durationMs, success</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Token refresh</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success, newExpiresAt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created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connectorSlug, productId, submissionType, idempotencyKey</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resolved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submissionId, status, resolvedAt, errorCount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expired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tenantId</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WARN always — triggers alert</w:t>
            </w:r>
          </w:p>
        </w:tc>
      </w:tr>
    </w:tbl>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Metrics (minimum dashboard before Growth-tier launch)</w:t>
      </w:r>
    </w:p>
    <w:p>
      <w:pPr>
        <w:pStyle w:val="ListParagraph"/>
        <w:numPr>
          <w:ilvl w:val="0"/>
          <w:numId w:val="1"/>
        </w:numPr>
        <w:spacing w:before="55" w:after="55"/>
      </w:pPr>
      <w:r>
        <w:rPr>
          <w:rFonts w:ascii="Arial" w:cs="Arial" w:eastAsia="Arial" w:hAnsi="Arial"/>
          <w:color w:val="1C2D3E"/>
          <w:sz w:val="19"/>
          <w:szCs w:val="19"/>
        </w:rPr>
        <w:t xml:space="preserve">Connector submission success rate by connector (target: &gt;90%)</w:t>
      </w:r>
    </w:p>
    <w:p>
      <w:pPr>
        <w:pStyle w:val="ListParagraph"/>
        <w:numPr>
          <w:ilvl w:val="0"/>
          <w:numId w:val="1"/>
        </w:numPr>
        <w:spacing w:before="55" w:after="55"/>
      </w:pPr>
      <w:r>
        <w:rPr>
          <w:rFonts w:ascii="Arial" w:cs="Arial" w:eastAsia="Arial" w:hAnsi="Arial"/>
          <w:color w:val="1C2D3E"/>
          <w:sz w:val="19"/>
          <w:szCs w:val="19"/>
        </w:rPr>
        <w:t xml:space="preserve">Webhook processing lag p95 (target: &lt;30 seconds)</w:t>
      </w:r>
    </w:p>
    <w:p>
      <w:pPr>
        <w:pStyle w:val="ListParagraph"/>
        <w:numPr>
          <w:ilvl w:val="0"/>
          <w:numId w:val="1"/>
        </w:numPr>
        <w:spacing w:before="55" w:after="55"/>
      </w:pPr>
      <w:r>
        <w:rPr>
          <w:rFonts w:ascii="Arial" w:cs="Arial" w:eastAsia="Arial" w:hAnsi="Arial"/>
          <w:color w:val="1C2D3E"/>
          <w:sz w:val="19"/>
          <w:szCs w:val="19"/>
        </w:rPr>
        <w:t xml:space="preserve">Token refresh failure rate (target: &lt;1%)</w:t>
      </w:r>
    </w:p>
    <w:p>
      <w:pPr>
        <w:pStyle w:val="ListParagraph"/>
        <w:numPr>
          <w:ilvl w:val="0"/>
          <w:numId w:val="1"/>
        </w:numPr>
        <w:spacing w:before="55" w:after="55"/>
      </w:pPr>
      <w:r>
        <w:rPr>
          <w:rFonts w:ascii="Arial" w:cs="Arial" w:eastAsia="Arial" w:hAnsi="Arial"/>
          <w:color w:val="1C2D3E"/>
          <w:sz w:val="19"/>
          <w:szCs w:val="19"/>
        </w:rPr>
        <w:t xml:space="preserve">Connector API error rate by connector (alerts at &gt;5%)</w:t>
      </w:r>
    </w:p>
    <w:p>
      <w:pPr>
        <w:pStyle w:val="ListParagraph"/>
        <w:numPr>
          <w:ilvl w:val="0"/>
          <w:numId w:val="1"/>
        </w:numPr>
        <w:spacing w:before="55" w:after="55"/>
      </w:pPr>
      <w:r>
        <w:rPr>
          <w:rFonts w:ascii="Arial" w:cs="Arial" w:eastAsia="Arial" w:hAnsi="Arial"/>
          <w:color w:val="1C2D3E"/>
          <w:sz w:val="19"/>
          <w:szCs w:val="19"/>
        </w:rPr>
        <w:t xml:space="preserve">Media upload success rate (target: &gt;99%)</w:t>
      </w:r>
    </w:p>
    <w:p>
      <w:pPr>
        <w:pStyle w:val="ListParagraph"/>
        <w:numPr>
          <w:ilvl w:val="0"/>
          <w:numId w:val="1"/>
        </w:numPr>
        <w:spacing w:before="55" w:after="55"/>
      </w:pPr>
      <w:r>
        <w:rPr>
          <w:rFonts w:ascii="Arial" w:cs="Arial" w:eastAsia="Arial" w:hAnsi="Arial"/>
          <w:color w:val="1C2D3E"/>
          <w:sz w:val="19"/>
          <w:szCs w:val="19"/>
        </w:rPr>
        <w:t xml:space="preserve">Completeness score distribution across all products (p25, p50, p75)</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2.8 Code review checklist</w:t>
      </w:r>
    </w:p>
    <w:p>
      <w:pPr>
        <w:spacing w:before="80" w:after="80"/>
      </w:pPr>
      <w:r>
        <w:rPr>
          <w:rFonts w:ascii="Arial" w:cs="Arial" w:eastAsia="Arial" w:hAnsi="Arial"/>
          <w:color w:val="1C2D3E"/>
          <w:sz w:val="19"/>
          <w:szCs w:val="19"/>
        </w:rPr>
        <w:t xml:space="preserve">Every PR must pass this checklist before merge:</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tenantId scoped in every DB query</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No hardcoded values (tenant IDs, credentials, URLs, product IDs)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Error paths handled and logged with context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models have indexes on FK fields and common where-clause fields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Migration is additive (no column drops, no renames without runbook)</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ConnectorCredential values never logged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Webhook endpoints have signature verification</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public endpoints have rate limiting</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Unit tests cover happy path and at least two error paths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Evidence doc updated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TypeScript strict mode: zero errors, zero new warnings</w:t>
      </w:r>
    </w:p>
    <w:p>
      <w:r>
        <w:br w:type="page"/>
      </w:r>
    </w:p>
    <w:p>
      <w:pPr>
        <w:pBdr>
          <w:bottom w:val="single" w:color="0F2D5A" w:sz="4"/>
        </w:pBdr>
        <w:spacing w:before="500" w:after="180"/>
      </w:pPr>
      <w:r>
        <w:rPr>
          <w:rFonts w:ascii="Arial" w:cs="Arial" w:eastAsia="Arial" w:hAnsi="Arial"/>
          <w:b/>
          <w:bCs/>
          <w:color w:val="0F2D5A"/>
          <w:sz w:val="30"/>
          <w:szCs w:val="30"/>
        </w:rPr>
        <w:t xml:space="preserve">3. Foundation Sprint — Auth / RBAC /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C0392B"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FOUNDATION</w:t>
            </w:r>
          </w:p>
          <w:p>
            <w:pPr>
              <w:jc w:val="center"/>
            </w:pPr>
            <w:r>
              <w:rPr>
                <w:rFonts w:ascii="Arial" w:cs="Arial" w:eastAsia="Arial" w:hAnsi="Arial"/>
                <w:color w:val="DDDDDD"/>
                <w:sz w:val="17"/>
                <w:szCs w:val="17"/>
              </w:rPr>
              <w:t xml:space="preserve">1 week</w:t>
            </w:r>
          </w:p>
        </w:tc>
        <w:tc>
          <w:tcPr>
            <w:shd w:fill="FDECEA" w:val="solid"/>
            <w:tcMar>
              <w:top w:type="dxa" w:w="120"/>
              <w:left w:type="dxa" w:w="180"/>
              <w:bottom w:type="dxa" w:w="120"/>
              <w:right w:type="dxa" w:w="180"/>
            </w:tcMar>
          </w:tcPr>
          <w:p>
            <w:pPr>
              <w:spacing w:before="0" w:after="40"/>
            </w:pPr>
            <w:r>
              <w:rPr>
                <w:rFonts w:ascii="Arial" w:cs="Arial" w:eastAsia="Arial" w:hAnsi="Arial"/>
                <w:b/>
                <w:bCs/>
                <w:color w:val="C0392B"/>
                <w:sz w:val="20"/>
                <w:szCs w:val="20"/>
              </w:rPr>
              <w:t xml:space="preserve">Auth · RBAC · RLS · Queue Baseline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This sprint gates everything</w:t>
            </w:r>
          </w:p>
          <w:p>
            <w:pPr>
              <w:spacing w:before="0" w:after="0"/>
            </w:pPr>
            <w:r>
              <w:rPr>
                <w:rFonts w:ascii="Arial" w:cs="Arial" w:eastAsia="Arial" w:hAnsi="Arial"/>
                <w:color w:val="C0392B"/>
                <w:sz w:val="19"/>
                <w:szCs w:val="19"/>
              </w:rPr>
              <w:t xml:space="preserve">No connector code starts until this sprint passes its gate check. ConnectorCredential stores encrypted OAuth tokens. Those tokens are only as secure as the identity layer underneath them. A header-based tenant claim is not a secure foundation for a credential vault.</w:t>
            </w:r>
          </w:p>
        </w:tc>
      </w:tr>
    </w:tbl>
    <w:p>
      <w:pPr>
        <w:spacing w:before="12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JWT authentication. Every API request carries a signed JWT. tenantId and userId extracted from verified claims — not from x-tenant-id header.</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JwtAuthGuard on all routes. AuthController with /auth/login endpoint.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resolution middleware: extract tenantId from JWT claim, set app.tenant_key via SET LOCAL for the current DB connection.</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TenantMiddleware replaces header-based approach.</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RLS on all 9 existing core tables + run verify-tenant-rls.cjs. Confirm cross-tenant isolation test returns 0 rows.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verification report. Cross-tenant count = 0.</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AuditLog.actorId: update audit interceptor to read userId from JWT claim, not from a role string.</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audit entries reference verified User.id.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 baseline: confirm existing BulkImportJob queue pattern is working. Create abstract QueueService that ConnectorSubmission and WebhookEvent queues will extend.</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QueueService base class. Existing bulk import queue unaffected.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baseline: request correlation IDs on all routes. ERROR/WARN piped to centralized sink (console JSON for now, swap to log service pre-launch).</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log line has: correlationId, tenantId, timestamp, level, message.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all smoke tests to use JWT auth. Remove x-tenant-id header from all smoke scripts.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existing smoke tests pass with JWT auth.</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Foundation gate check — all must pass before P5-S1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3744"/>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verify</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Pass condition</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 auth enforced</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any API endpoint without Authorization header</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401 Unauthorized returned</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from JWT, not header</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API with valid JWT for Tenant A but x-tenant-id: Tenant-B header</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A data returned — header ignored</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cross-tenant isolation</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verify-tenant-rls.cjs</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Cross-tenant row count = 0</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actor is User.id</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a product, check AuditLog.actorId</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Matches authenticated User.id, not "admin" string</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smoke tests pass</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all phase smoke tests with JWT auth</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4. Sprint P5-S1 — Cloud Media Storage + Completeness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P5-S1</w:t>
            </w:r>
          </w:p>
          <w:p>
            <w:pPr>
              <w:jc w:val="center"/>
            </w:pPr>
            <w:r>
              <w:rPr>
                <w:rFonts w:ascii="Arial" w:cs="Arial" w:eastAsia="Arial" w:hAnsi="Arial"/>
                <w:color w:val="DDDDDD"/>
                <w:sz w:val="17"/>
                <w:szCs w:val="17"/>
              </w:rPr>
              <w:t xml:space="preserve">Week 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Cloud Media + Completeness</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A seller can upload a product image and see its permanent public URL used in channel payloads. Every product has a completeness score from 0–100 visible in the product list with sort and filter controls.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Cloudflare R2 account provisioned (or AWS S3 ap-south-1 bucket created)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.env updated with R2_ACCOUNT_ID, R2_ACCESS_KEY_ID, R2_SECRET_ACCESS_KEY, R2_BUCKET_NAME, R2_PUBLIC_URL</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Foundation sprint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prisma migrate dev run after foundation changes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MediaAsset.cdnUrl (String), MediaAsset.storageKey (String) to schema. Add Product.completenessScore (Int default 0) and Product.mainImageId (String?). Run prisma migrate dev.</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@@index([tenantId, completenessScore]) is in the migration. Check generated SQL before applying.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@aws-sdk/client-s3 (works for both S3 and R2 — R2 is S3-compatible). Create MediaStorageService: upload(buffer, key, mimeType) → cdnUrl. Key format: {tenantId}/{productId}/{uuid}.{ext}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Never expose the storageKey to the client. The cdnUrl is the public-facing URL. Test with a real 5MB image — verify it resolves publicly from a browser outside the server network before marking done.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media.service.ts: replace fs.writeFile with MediaStorageService.upload(). Return cdnUrl in all response shapes. Remove storagePath from all SQL queries and response types.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the media_assets CREATE TABLE SQL to remove storage_path column. Check that all SELECT queries are updated. Run grep -r storagePath to confirm zero occurrences remain.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 smoke test: assert cdnUrl is a valid HTTPS URL (starts with https://). Assert storagePath is absent from response. Assert URL resolves with HTTP 200 from external network.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external reachability check is the gate. A URL that resolves on localhost but not externally is a failure.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computeCompleteness(product): returns score 0–100. Fields and weights: title 15, sku 10, description 10, category 10, hsnCode 10, gstRate 5, mrp 10, sellingPrice 5, mainImage 15, brand 5, colour 3, size 2. Missing field = 0 for that weight.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first. Test: all fields filled = 100. No image = 85. No image + no brand + no colour + no size = 65. No fields = 0. These are the gate check values.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computeCompleteness() in products.service.ts create() and update(). Write score to Product.completenessScore before Prisma save.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Recompute on every update — do not cache. The score must always reflect current field state.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POST /api/products/recompute-completeness (admin only): recalculates score for all products in tenant. Needed for backfill after launch.</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Paginate in batches of 100. Do not load all products into memory at once.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UI: add completeness ring badge (SVG, strokeDasharray for arc). Add sort dropdown: "Most complete", "Needs work". Add filter buttons: All | ≥80% Ready | 50–79% Close | &lt;50% Needs 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Ring badge: green ≥80, amber 50–79, red &lt;50. Make the filter buttons persist in URL query params so sellers can share a link to filtered view.</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S1-09</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detail UI: add completeness panel showing score ring, "X of Y fields filled", and missing fields list sorted by weight descending with "+N%" impact labels.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impact label tells the seller which field to fill first. Sort by weight descending so "mainImage (+15%)" appears above "size (+2%)".</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P5-S1 gate check — all must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Upload 2MB PNG → check response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present, starts with https://, storagePath absent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cdnUrl from browser outside server network</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HTTP 200, image renders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85</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 brand, colour, size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65</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Fully complete product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100</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sorted by completenessScore asc</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Lowest score first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filtered to ≥80%</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Only products with score ≥ 80 shown</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5. Sprint P5-S2 — Connector Framework + Install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P5-S2</w:t>
            </w:r>
          </w:p>
          <w:p>
            <w:pPr>
              <w:jc w:val="center"/>
            </w:pPr>
            <w:r>
              <w:rPr>
                <w:rFonts w:ascii="Arial" w:cs="Arial" w:eastAsia="Arial" w:hAnsi="Arial"/>
                <w:color w:val="DDDDDD"/>
                <w:sz w:val="17"/>
                <w:szCs w:val="17"/>
              </w:rPr>
              <w:t xml:space="preserve">Week 3–4</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Connector Framework · Registry · Install UI</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The connector framework exists as a TypeScript module with a binding interface. Three connector stubs are registered. A seller can see available connectors and install one from the Settings UI.</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P5-S1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Conditions 2 and 3 (idempotency fields + multi-account support) added to schema before this sprint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ConnectorDefinition, ConnectorInstallation, ConnectorCredential, ConnectorSubmission, ConnectorWebhookEvent migrations drafted</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Apply schema migrations for all 5 connector models including all Condition 2 and 3 fields: idempotencyKey (unique), externalEventId (unique), accountAlias, scope, lastValidatedAt, lastRefreshAt, failureReason, submissionType, source, attemptNumber.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prisma migrate dev. Inspect generated SQL. Verify all @@unique and @@index constraints are present. Run prisma generate.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connector.interface.ts with ConnectorInterface, ConnectorContext, ProductPayload, ValidationResult, ConnectorIssue, SubmissionRef, ExportFile types. Start with 3 required methods only: validateCredentials, validateProduct, normaliseError.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Put this file in connector-framework/. Mark optional methods with ? from the start — but do not implement them in stubs. Compile check: tsc --noEmit must pass.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ConnectorRegistry: a Map&lt;string, ConnectorInterface&gt; populated at module init. Three stubs registered: AmazonConnector, FlipkartConnector, MeeshoConnector. Each stub implements the 3 required methods returning safe defaults (validateCredentials: true, validateProduct: {isValid:true,errors:[],warnings:[],source:"LOCAL_RULES"}, normaliseError: returns input message unchanged).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registry must throw a typed ConnectorNotFoundError if a slug is not registered. Do not return undefined — callers must be forced to handle the missing connector case explicitly.</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ConnectorFrameworkService: getInstallation(tenantId, slug), requireInstallation(tenantId, slug) (throws if not found or CREDENTIAL_EXPIRED), validate(installation, product), publish(installation, product).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requireInstallation is the main entry point for processExportJob. It must check installation.status — reject CREDENTIAL_EXPIRED before calling any connector method.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ConnectorInstallerController: POST /api/connectors/:slug/install, GET /api/connectors/installed, POST /api/connectors/:id/uninstall, POST /api/connectors/:id/reconnect. Service: create ConnectorInstallation with status ACTIVE.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endpoint: check @@unique([tenantId, connectorId, accountAlias]) before inserting. Return clear error if already installed with same accountAlias. Allow install with different accountAlias for multi-account.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ConnectorDefinition: run seed SQL for Amazon, Flipkart, Meesho with correct capabilities, authType, marketplaceId. Make seed idempotent (INSERT ... ON CONFLICT DO NOTHING).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runs in CI/CD on every deploy. Idempotent seed means it is safe to re-run.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Settings UI: "Connected Channels" page. List available connectors with name, logo placeholder, capabilities. Install button per connector. Shows installed connectors with status badge (ACTIVE / CREDENTIAL_EXPIRED / PAUSED). Uninstall button.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Status badge must be real-time — poll GET /connectors/installed every 30 seconds or on page focus. A CREDENTIAL_EXPIRED badge with a "Reconnect" button is the seller's recovery path.</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for ConnectorRegistry (connector not found throws), ConnectorFrameworkService (CREDENTIAL_EXPIRED installation throws before calling connector), ConnectorInstallerService (duplicate install with same accountAlias returns 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These three tests cover the most likely production failure modes in the framework layer.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P5-S2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 (empty tenant)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empty array — not 404</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 created, status ACTIVE, accountAlias "primary"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again (same alias)</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Error: already installed with this alias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with accountAlias "uae"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Second installation created — multi-account works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both installations for that tenant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TypeScript tsc --noEmit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errors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Unit tests: jest --testPathPattern connector</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pass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6. Sprint P5-S3 — OAuth + Live Validation (2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P5-S3</w:t>
            </w:r>
          </w:p>
          <w:p>
            <w:pPr>
              <w:jc w:val="center"/>
            </w:pPr>
            <w:r>
              <w:rPr>
                <w:rFonts w:ascii="Arial" w:cs="Arial" w:eastAsia="Arial" w:hAnsi="Arial"/>
                <w:color w:val="DDDDDD"/>
                <w:sz w:val="17"/>
                <w:szCs w:val="17"/>
              </w:rPr>
              <w:t xml:space="preserve">Week 5–8</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LWA · Flipkart OAuth · Meesho Credentials · Live Validation</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External dependency warning</w:t>
            </w:r>
          </w:p>
          <w:p>
            <w:pPr>
              <w:spacing w:before="0" w:after="0"/>
            </w:pPr>
            <w:r>
              <w:rPr>
                <w:rFonts w:ascii="Arial" w:cs="Arial" w:eastAsia="Arial" w:hAnsi="Arial"/>
                <w:color w:val="D4860A"/>
                <w:sz w:val="19"/>
                <w:szCs w:val="19"/>
              </w:rPr>
              <w:t xml:space="preserve">Amazon Developer Application review and Flipkart Partner Portal approval both take several days and cannot be accelerated. The Meesho API credential request (meesholink-integration@meesho.com) takes 1–2 weeks. These must be submitted BEFORE this sprint starts — ideally Week 1 of the plan. If approvals are delayed, P5-S3 coding can start on the OAuth flow structure, but no end-to-end test is possible until credentials arrive.</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client (amazon-lwa.client.ts): exchangeCode(authCode) → {accessToken, refreshToken, expiresIn}. refreshAccessToken(refreshToken) → {accessToken, expiresIn}. Store encrypted refreshToken in ConnectorCredential. Never store accessToken in DB — keep in memory for the duration of the request.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LWA token endpoint: https://api.amazon.com/auth/o2/token. Scope: sellingpartnerapi::catalog_items_2022-04-01 sellingpartnerapi::listings_items_2021-08-01. Test with Amazon sandbox credentials before production.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flow: GET /auth/amazon/start (redirects to Amazon consent URL with client_id, scope, state). GET /auth/amazon/callback (exchanges code for tokens, stores ConnectorCredential, redirects to Settings UI with success param).</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State parameter must be a signed, short-lived CSRF token tied to the tenantId. Verify it in the callback before processing. Without this, an attacker can complete OAuth on behalf of any tenant.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OAuth flow: same pattern as Amazon. GET /auth/flipkart/start, GET /auth/flipkart/callback. Flipkart uses Authorization Code flow. Store encrypted refreshToken.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refresh token has a 30-day expiry. The credential heartbeat must catch this — failureReason = "Token expired (Flipkart 30-day limit)" and status → CREDENTIAL_EXPIRED.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no OAuth. Settings form with Merchant ID and Secret Key fields. Encrypt and store both as ConnectorCredential records (API_KEY type). validateCredentials() calls Meesho ping/health endpoint.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sandbox credentials and production credentials are different keys. Store environment in ConnectorInstallation.metadata so the connector uses the right endpoint.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Encryption service: EncryptionService.encrypt(plaintext) → ciphertext. EncryptionService.decrypt(ciphertext) → plaintext. AES-256-GCM. Key from environment variable CREDENTIAL_ENCRYPTION_KEY. Add key rotation support — store key version in metadata.</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Key rotation: encrypt new values with new key, decrypt old values with old key using key version in metadata. Document the rotation runbook before storing any real credentials.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ConnectorContext.getAccessToken() implementation: check in-memory cache (per-request), if absent: load refreshToken from ConnectorCredential, call LWA.refreshAccessToken(), return accessToken. On refresh failure: update credential status → EXPIRED.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Cache the access token for the duration of the request only — never across requests. Amazon access tokens expire in 1 hour. The per-request cache prevents double-refresh within a single complex operation.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amazon.connector.validateProduct(): call SP-API PUT /listings/2021-08-01/items/{sellerId}/{sku}?mode=VALIDATION_PREVIEW&amp;marketplaceIds=A21TJRUUN4KGV. Parse response issues. Map errorCode to sellerMessage via normaliseError(). Return ValidationResult with source: "LIVE_API".</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VALIDATION_PREVIEW does NOT create or modify a listing. Safe to call repeatedly. Response format: issues[].code, issues[].severity (ERROR|WARNING), issues[].message. Map to ConnectorIssue.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rejection simulator: call connector.validateProduct() instead of local rules when (a) feature flag FEATURE_REAL_SPAPI_VALIDATION=true AND (b) installation exists for Amazon. Show source label in UI: "Validated by Amazon (live)" vs "Local rules — connect Amazon account for live validation".</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Feature flag off by default. Local rules remain as fallback. Never show "live" label if the API call failed and local rules were used as fallback.</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S3-09</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worker: cron every 6 hours. For each ACTIVE installation: call connector.validateCredentials(). On failure: ConnectorCredential.status → EXPIRED, ConnectorInstallation.status → CREDENTIAL_EXPIRED, send email to tenant admin users.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Test the heartbeat by manually expiring a token and confirming the worker detects it within 6 hours. Email must go to all users with admin role for that tenant — not just the user who installed the connector.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P5-S3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end-to-end with sandbox credentials</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ConnectorCredential created with encrypted refreshToken, status ACTIVE, scope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validateProduct() on sandbox product with Amazon credentials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Response includes source: "LIVE_API", errors/warnings from real Amazon validation</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on + Amazon connected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"Validated by Amazon (live)" label</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off</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"Local rules" label, no SP-API call made</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Manually expire stored token, wait for heartbeat</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ConnectorInstallation.status → CREDENTIAL_EXPIRED, admin email sent</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credentials stored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Encrypted, validateCredentials() returns true against Meesho ping endpoint</w:t>
            </w:r>
          </w:p>
        </w:tc>
      </w:tr>
    </w:tbl>
    <w:p>
      <w:r>
        <w:br w:type="page"/>
      </w:r>
    </w:p>
    <w:p>
      <w:pPr>
        <w:pBdr>
          <w:bottom w:val="single" w:color="0F2D5A" w:sz="4"/>
        </w:pBdr>
        <w:spacing w:before="500" w:after="180"/>
      </w:pPr>
      <w:r>
        <w:rPr>
          <w:rFonts w:ascii="Arial" w:cs="Arial" w:eastAsia="Arial" w:hAnsi="Arial"/>
          <w:b/>
          <w:bCs/>
          <w:color w:val="0F2D5A"/>
          <w:sz w:val="30"/>
          <w:szCs w:val="30"/>
        </w:rPr>
        <w:t xml:space="preserve">7. Sprint P5-S4 — Live Publish + Meesho Excel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P5-S4</w:t>
            </w:r>
          </w:p>
          <w:p>
            <w:pPr>
              <w:jc w:val="center"/>
            </w:pPr>
            <w:r>
              <w:rPr>
                <w:rFonts w:ascii="Arial" w:cs="Arial" w:eastAsia="Arial" w:hAnsi="Arial"/>
                <w:color w:val="DDDDDD"/>
                <w:sz w:val="17"/>
                <w:szCs w:val="17"/>
              </w:rPr>
              <w:t xml:space="preserve">Week 9–10</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Publish · Flipkart Publish · Meesho Excel · Submission Record</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amazon.connector.publishProduct(): SP-API PUT /listings/2021-08-01/items/{sellerId}/{sku} (no VALIDATION_PREVIEW mode). Build ProductPayload → Amazon attributes JSON. On 200/202: return SubmissionRef with isAsync:true (result arrives via webhook). On 4xx: parse issues, return as errors.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listing submission is async — a 202 response means accepted, not published. Do NOT mark the submission as SUCCESS on 202. Mark as PENDING and wait for the webhook. Many developers get this wrong.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flipkart.connector.publishProduct(): POST /sellers/listings/v3. Map ProductPayload to Flipkart attribute format. Handle sync response (Flipkart returns result immediately for some categories).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has category-specific required attributes that differ from Amazon. The connector must fetch the category attribute schema from Flipkart API before building the payload.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meesho.connector.generateExportFile(): build Excel using ExcelJS (or SheetJS). Column layout from Meesho supplier template. Map ProductPayload to correct columns. Return ExportFile with buffer and filename meesho_upload_{category}_{YYYYMMDD}.xlsx.</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Download the latest Meesho supplier Excel template from the Supplier Panel. Map columns exactly. Common failure: Meesho changes column names with category updates. Build a template version check.</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processExportJob() to use ConnectorFramework. Generate idempotencyKey as {jobId}:{attemptNumber}. Create ConnectorSubmission on every publish attempt. Handle Meesho separately: generateExportFile(), return ExportFile URL for seller download.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idempotencyKey unique constraint is the safety net. If processExportJob is called twice for the same job attempt, the second ConnectorSubmission.create() will fail on the unique constraint — catch this and return the existing submission.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Publish worker: queue consumer that picks up PENDING ConnectorSubmissions. Calls connector.publishProduct(). Updates status on success/failure. On transient error: increment attemptNumber, re-enqueue with exponential backoff (30s, 2min, 10min). After 3 failures: status → ERROR.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Distinguish transient errors (network timeout, 429 rate limit, 503) from permanent errors (400 bad request, 401 unauthorized). Only retry transient errors. Permanent errors go straight to status → REJECTED.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export UI: "Export to Meesho" button in product selection. Generates file, triggers browser download. Inline instruction panel (collapsible) with 4-step guide to Supplier Panel upload. Export history table: filename, generated at, products included, download link.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instruction panel is not optional. Sellers who have never used Meesho Supplier Panel will be confused. Step-by-step: (1) Go to supplier.meesho.com → Catalog → Upload Catalog. (2) Select category. (3) Upload this file. (4) Wait 24-48 hours for processing.</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structured logs for all connector calls (Section 2.7 log events table). Deploy correlation ID middleware if not already done.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Logs must be in place before P5-S4 gate. You cannot debug a failing Amazon submission without them.</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integration test: submit known-bad product to Amazon sandbox. Verify ConnectorSubmission created with status PENDING. Submit same product twice with same idempotencyKey. Verify only one ConnectorSubmission exists.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 test is a gate check requirement. Run it with a real sandbox credential.</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P5-S4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 with status PENDING, idempotencyKey present, payloadSnapshot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same product twice with same idempotencyKey</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ConnectorSubmission exists — second attempt returns existing record</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Flipkart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Generate Meesho Excel for 3 products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File downloads, filename includes category and date, all 3 products present with correct column mapping</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output on console</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connector API call produces a JSON log line with tenantId, connectorSlug, method, durationMs, success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8. Sprint P5-S5 — Webhooks + Real-Time Result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P5-S5</w:t>
            </w:r>
          </w:p>
          <w:p>
            <w:pPr>
              <w:jc w:val="center"/>
            </w:pPr>
            <w:r>
              <w:rPr>
                <w:rFonts w:ascii="Arial" w:cs="Arial" w:eastAsia="Arial" w:hAnsi="Arial"/>
                <w:color w:val="DDDDDD"/>
                <w:sz w:val="17"/>
                <w:szCs w:val="17"/>
              </w:rPr>
              <w:t xml:space="preserve">Week 11–12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Webhook Receiver · Processor Worker · Real-Time Badge Update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WebhookReceiverController: POST /api/webhooks/amazon-in (public, no auth). Read raw body as Buffer before any parsing. Verify HMAC-SHA256 signature using Amazon Developer Console client secret. If signature fails: return 403, log rejection with raw headers (not body).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Raw body access is critical: body-parser must not parse this route before HMAC verification. Use NestJS RawBodyMiddleware or exclude webhook routes from global body parser.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Subscribe to Amazon SP-API notifications: LISTINGS_ITEM_ISSUES_CHANGE and LISTINGS_ITEM_STATUS_CHANGE. Use SP-API Notifications API to register the destination (your webhook URL) and subscription. Store subscriptionId in ConnectorInstallation.metadata.</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webhooks require an HTTPS URL with a valid certificate. Local development requires ngrok or similar. Set up a dev webhook URL before this task starts.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Store incoming webhook: create ConnectorWebhookEvent with raw payload, receivedAt, externalEventId from Amazon event header. Return 200 immediately — do not process synchronously.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Returning 200 immediately is critical. Amazon will retry webhooks that do not return 200 within 5 seconds. Processing synchronously risks timeout. Always enqueue and acknowledge.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processor worker: queue consumer. Deduplicates on externalEventId (catch unique constraint error = already processed, return success). Calls connector.parseWebhookEvent() to interpret payload. Resolves ConnectorSubmission by (tenantId, productId, externalRef). Updates status + channelErrors. Sets processedAt.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parseWebhookEvent() must return a ParsedWebhookEvent with a standardised status and ConnectorIssue list — not raw Amazon JSON. The processor worker must not contain Amazon-specific logic.</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 update to read from ConnectorSubmission.status in addition to local validation. PENDING = "submitting", SUCCESS = "live", REJECTED = "blocked" with error details, SUPPRESSED = "suppressed".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Poll GET /api/marketplace/products/:id/submission-status every 10 seconds while status is PENDING. Stop polling on terminal status (SUCCESS/REJECTED/SUPPRESSED/ERROR).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result notification: on ConnectorSubmission status update to REJECTED or SUPPRESSED — send in-app notification and email to tenant admin users. Include: product title, channel, top 3 errors with sellerMessage, link to product detail page.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must use normalised sellerMessage — never raw Amazon error codes. Test with a sandbox rejection to confirm the email is readable by a non-technical seller.</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 submit product to Amazon sandbox → receive webhook → verify badge updates within 60 seconds → verify duplicate webhook with same externalEventId is handled idempotently.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This is the gate check. If the badge does not update within 60 seconds in the sandbox environment, the webhook subscription or processor worker has a bug.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run all smoke tests from Foundation, P5-S1 through P5-S4.</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No regressions on any previous gate check before declaring Phase 5 complete.</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P5-S5 gate check — Phase 5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 wait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status updates to REJECTED or SUCCESS via webhook within 60 seconds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Updates to reflect ConnectorSubmission.status without page reload</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same webhook event twice (same externalEventId)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ConnectorWebhookEvent.processedAt set — no duplicate processing</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REJECTED submission</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sent to tenant admin with product title, channel, and normalised error messages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smoke suite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still resolves publicly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 score smoke test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Scores correct for known fixtures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9. Phase 6 — Rejection Intelligence 2.0 (6 weeks)</w:t>
      </w:r>
    </w:p>
    <w:p>
      <w:pPr>
        <w:spacing w:before="340" w:after="140"/>
      </w:pPr>
      <w:r>
        <w:rPr>
          <w:rFonts w:ascii="Arial" w:cs="Arial" w:eastAsia="Arial" w:hAnsi="Arial"/>
          <w:b/>
          <w:bCs/>
          <w:color w:val="0F2D5A"/>
          <w:sz w:val="24"/>
          <w:szCs w:val="24"/>
        </w:rPr>
        <w:t xml:space="preserve">9.1 Phase 6 prerequisites</w:t>
      </w:r>
    </w:p>
    <w:p>
      <w:pPr>
        <w:pStyle w:val="ListParagraph"/>
        <w:numPr>
          <w:ilvl w:val="0"/>
          <w:numId w:val="1"/>
        </w:numPr>
        <w:spacing w:before="55" w:after="55"/>
      </w:pPr>
      <w:r>
        <w:rPr>
          <w:rFonts w:ascii="Arial" w:cs="Arial" w:eastAsia="Arial" w:hAnsi="Arial"/>
          <w:color w:val="1C2D3E"/>
          <w:sz w:val="19"/>
          <w:szCs w:val="19"/>
        </w:rPr>
        <w:t xml:space="preserve">Phase 5 complete and gate check passed</w:t>
      </w:r>
    </w:p>
    <w:p>
      <w:pPr>
        <w:pStyle w:val="ListParagraph"/>
        <w:numPr>
          <w:ilvl w:val="0"/>
          <w:numId w:val="1"/>
        </w:numPr>
        <w:spacing w:before="55" w:after="55"/>
      </w:pPr>
      <w:r>
        <w:rPr>
          <w:rFonts w:ascii="Arial" w:cs="Arial" w:eastAsia="Arial" w:hAnsi="Arial"/>
          <w:color w:val="1C2D3E"/>
          <w:sz w:val="19"/>
          <w:szCs w:val="19"/>
        </w:rPr>
        <w:t xml:space="preserve">At least 50 real ConnectorSubmission records exist (real or sandbox) before P6-S2 starts — you need data to build a frequency table from</w:t>
      </w:r>
    </w:p>
    <w:p>
      <w:pPr>
        <w:pStyle w:val="ListParagraph"/>
        <w:numPr>
          <w:ilvl w:val="0"/>
          <w:numId w:val="1"/>
        </w:numPr>
        <w:spacing w:before="55" w:after="55"/>
      </w:pPr>
      <w:r>
        <w:rPr>
          <w:rFonts w:ascii="Arial" w:cs="Arial" w:eastAsia="Arial" w:hAnsi="Arial"/>
          <w:color w:val="1C2D3E"/>
          <w:sz w:val="19"/>
          <w:szCs w:val="19"/>
        </w:rPr>
        <w:t xml:space="preserve">At least 5 real seller interviews completed — pricing and ICP insights feed Phase 6 feature prioritisation</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Sprint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Gate check</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SubmissionErrorAnalysis table: aggregates ConnectorSubmission.channelErrors by (connectorId, errorCode, fieldPath, frequency). Updated by daily cron.
2. "Top rejection patterns" panel in Rejection Intelligence UI — shows real counts, not simulated.
3. Label: "Based on your submission history (N listings)" or "Simulated — submit listings to see real patterns".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Top patterns panel shows real data from ConnectorSubmission records. Label accurately reflects source. Zero synthetic data in production display.</w:t>
            </w:r>
          </w:p>
        </w:tc>
      </w:tr>
      <w:tr>
        <w:tc>
          <w:tcPr>
            <w:tcW w:type="dxa" w:w="93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
2 weeks</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Update RejectionIntelligenceService.scoreProduct(): weight by actual rejection frequency from SubmissionErrorAnalysis.
2. Source flag: "HISTORICAL_DATA" (from real submissions) or "HEURISTIC_FALLBACK" (for new tenants with no history).
3. Unit test: a product missing a field that causes 80% of rejections scores higher risk than one missing a field causing 5%.</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 for product missing high-frequency rejection field is higher than score for product missing low-frequency field. Source flag correct for both cases.</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ProductVersion table: snapshot of all fields on every save. Diff engine: field-level diff between any two versions.
2. "Version history" panel on product detail: list of versions with actor, timestamp, changed fields. Rollback button.
3. Draft → Review → Approve workflow (optional per tenant — enabled in settings). Editors create drafts, admins approve before publish.</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product, make 3 edits → version history shows 4 entries. Rollback to v1 → fields revert correctly. Workflow gate: editor cannot submit to channel without admin approval when workflow is enabled.</w:t>
            </w:r>
          </w:p>
        </w:tc>
      </w:tr>
    </w:tbl>
    <w:p>
      <w:r>
        <w:br w:type="page"/>
      </w:r>
    </w:p>
    <w:p>
      <w:pPr>
        <w:pBdr>
          <w:bottom w:val="single" w:color="0F2D5A" w:sz="4"/>
        </w:pBdr>
        <w:spacing w:before="500" w:after="180"/>
      </w:pPr>
      <w:r>
        <w:rPr>
          <w:rFonts w:ascii="Arial" w:cs="Arial" w:eastAsia="Arial" w:hAnsi="Arial"/>
          <w:b/>
          <w:bCs/>
          <w:color w:val="0F2D5A"/>
          <w:sz w:val="30"/>
          <w:szCs w:val="30"/>
        </w:rPr>
        <w:t xml:space="preserve">10. Phase 7 — ONDC or Shopify (conditional)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Mandatory before Phase 7 sprint planning</w:t>
            </w:r>
          </w:p>
          <w:p>
            <w:pPr>
              <w:spacing w:before="0" w:after="0"/>
            </w:pPr>
            <w:r>
              <w:rPr>
                <w:rFonts w:ascii="Arial" w:cs="Arial" w:eastAsia="Arial" w:hAnsi="Arial"/>
                <w:color w:val="D4860A"/>
                <w:sz w:val="19"/>
                <w:szCs w:val="19"/>
              </w:rPr>
              <w:t xml:space="preserve">Conduct a 2-hour architecture session with an ONDC-registered seller-app developer. Output: ADR-007 with chosen model and realistic effort estimate. If ONDC effort &gt; 6 weeks, Phase 7 becomes Shopify + WooCommerce + Hindi UI. This decision must be made before Phase 6 ends — not during Phase 7 sprint planning.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10.1 If ONDC ≤ 6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network registration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Gateway registration. Callback server (POST /ondc/on_search, /ondc/on_confirm etc.). Signed JSON payload generation (ED25519 key pair). Subscriber lookup on ONDC registry.</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Seller-app flows</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catalog BPP (Beckn Provider Platform) implementation. on_search response with catalog items. Price and availability sync.</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round-trip with ONDC staging environment. ondc.connector.ts implementing ConnectorInterface. ConnectorDefinition seed for "ondc" slug.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10.2 If ONDC &gt; 6 weeks — Phase 7 becomes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Shopify connector</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/products from Shopify Admin API. Sync to PIM catalog. Compute completeness on sync. shopify.connector.ts with STATIC auth (API key + secret).</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WooCommerce connector</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/wp-json/wc/v3/products. OAuth 1.0a auth. Map WooCommerce product to PIM canonical model.</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Hindi UI foundation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i18n framework (next-intl). All seller-facing strings externalised. Hindi translation for: product list, create/edit form, channel readiness badge labels, rejection simulator, export flows.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11. Deployment Best Practices</w:t>
      </w:r>
    </w:p>
    <w:p>
      <w:pPr>
        <w:spacing w:before="340" w:after="140"/>
      </w:pPr>
      <w:r>
        <w:rPr>
          <w:rFonts w:ascii="Arial" w:cs="Arial" w:eastAsia="Arial" w:hAnsi="Arial"/>
          <w:b/>
          <w:bCs/>
          <w:color w:val="0F2D5A"/>
          <w:sz w:val="24"/>
          <w:szCs w:val="24"/>
        </w:rPr>
        <w:t xml:space="preserve">11.1 Environment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 can access</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Database</w:t>
            </w:r>
          </w:p>
        </w:tc>
        <w:tc>
          <w:tcPr>
            <w:tcW w:type="dxa" w:w="2246"/>
            <w:shd w:fill="0F2D5A" w:val="solid"/>
            <w:tcMar>
              <w:top w:type="dxa" w:w="80"/>
              <w:left w:type="dxa" w:w="120"/>
              <w:bottom w:type="dxa" w:w="80"/>
              <w:right w:type="dxa" w:w="120"/>
            </w:tcMar>
          </w:tcPr>
          <w:p>
            <w:r>
              <w:rPr>
                <w:rFonts w:ascii="Arial" w:cs="Arial" w:eastAsia="Arial" w:hAnsi="Arial"/>
                <w:b/>
                <w:bCs/>
                <w:color w:val="FFFFFF"/>
                <w:sz w:val="17"/>
                <w:szCs w:val="17"/>
              </w:rPr>
              <w:t xml:space="preserve">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 machine</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only</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 PostgreSQL, local R2 dev bucket</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only</w:t>
            </w:r>
          </w:p>
        </w:tc>
      </w:tr>
      <w:tr>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staging</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Pre-production testing, smoke tests, PO acceptance</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Separate DB from production</w:t>
            </w:r>
          </w:p>
        </w:tc>
        <w:tc>
          <w:tcPr>
            <w:tcW w:type="dxa" w:w="224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Never production marketplace 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for deployments, PO for UI access</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 DB with daily backup</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marketplace credentials, encrypted</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11.2 CI/CD pipeline (minimum)</w:t>
      </w:r>
    </w:p>
    <w:p>
      <w:pPr>
        <w:pStyle w:val="ListParagraph"/>
        <w:numPr>
          <w:ilvl w:val="0"/>
          <w:numId w:val="1"/>
        </w:numPr>
        <w:spacing w:before="55" w:after="55"/>
      </w:pPr>
      <w:r>
        <w:rPr>
          <w:rFonts w:ascii="Arial" w:cs="Arial" w:eastAsia="Arial" w:hAnsi="Arial"/>
          <w:b/>
          <w:bCs/>
          <w:color w:val="1C2D3E"/>
          <w:sz w:val="19"/>
          <w:szCs w:val="19"/>
        </w:rPr>
        <w:t xml:space="preserve">On every PR: </w:t>
      </w:r>
      <w:r>
        <w:rPr>
          <w:rFonts w:ascii="Arial" w:cs="Arial" w:eastAsia="Arial" w:hAnsi="Arial"/>
          <w:color w:val="1C2D3E"/>
          <w:sz w:val="19"/>
          <w:szCs w:val="19"/>
        </w:rPr>
        <w:t xml:space="preserve">tsc --noEmit, jest, prisma validate, ESLint. Must all pass before merge.</w:t>
      </w:r>
    </w:p>
    <w:p>
      <w:pPr>
        <w:pStyle w:val="ListParagraph"/>
        <w:numPr>
          <w:ilvl w:val="0"/>
          <w:numId w:val="1"/>
        </w:numPr>
        <w:spacing w:before="55" w:after="55"/>
      </w:pPr>
      <w:r>
        <w:rPr>
          <w:rFonts w:ascii="Arial" w:cs="Arial" w:eastAsia="Arial" w:hAnsi="Arial"/>
          <w:b/>
          <w:bCs/>
          <w:color w:val="1C2D3E"/>
          <w:sz w:val="19"/>
          <w:szCs w:val="19"/>
        </w:rPr>
        <w:t xml:space="preserve">On merge to main: </w:t>
      </w:r>
      <w:r>
        <w:rPr>
          <w:rFonts w:ascii="Arial" w:cs="Arial" w:eastAsia="Arial" w:hAnsi="Arial"/>
          <w:color w:val="1C2D3E"/>
          <w:sz w:val="19"/>
          <w:szCs w:val="19"/>
        </w:rPr>
        <w:t xml:space="preserve">build Docker image, push to registry, deploy to staging automatically.</w:t>
      </w:r>
    </w:p>
    <w:p>
      <w:pPr>
        <w:pStyle w:val="ListParagraph"/>
        <w:numPr>
          <w:ilvl w:val="0"/>
          <w:numId w:val="1"/>
        </w:numPr>
        <w:spacing w:before="55" w:after="55"/>
      </w:pPr>
      <w:r>
        <w:rPr>
          <w:rFonts w:ascii="Arial" w:cs="Arial" w:eastAsia="Arial" w:hAnsi="Arial"/>
          <w:b/>
          <w:bCs/>
          <w:color w:val="1C2D3E"/>
          <w:sz w:val="19"/>
          <w:szCs w:val="19"/>
        </w:rPr>
        <w:t xml:space="preserve">On release tag: </w:t>
      </w:r>
      <w:r>
        <w:rPr>
          <w:rFonts w:ascii="Arial" w:cs="Arial" w:eastAsia="Arial" w:hAnsi="Arial"/>
          <w:color w:val="1C2D3E"/>
          <w:sz w:val="19"/>
          <w:szCs w:val="19"/>
        </w:rPr>
        <w:t xml:space="preserve">deploy to production. Tag format: v{YYYY-MM-DD}-{sprint}. Example: v2026-03-15-P5S1.</w:t>
      </w:r>
    </w:p>
    <w:p>
      <w:pPr>
        <w:pStyle w:val="ListParagraph"/>
        <w:numPr>
          <w:ilvl w:val="0"/>
          <w:numId w:val="1"/>
        </w:numPr>
        <w:spacing w:before="55" w:after="55"/>
      </w:pPr>
      <w:r>
        <w:rPr>
          <w:rFonts w:ascii="Arial" w:cs="Arial" w:eastAsia="Arial" w:hAnsi="Arial"/>
          <w:b/>
          <w:bCs/>
          <w:color w:val="1C2D3E"/>
          <w:sz w:val="19"/>
          <w:szCs w:val="19"/>
        </w:rPr>
        <w:t xml:space="preserve">Migration on deploy: </w:t>
      </w:r>
      <w:r>
        <w:rPr>
          <w:rFonts w:ascii="Arial" w:cs="Arial" w:eastAsia="Arial" w:hAnsi="Arial"/>
          <w:color w:val="1C2D3E"/>
          <w:sz w:val="19"/>
          <w:szCs w:val="19"/>
        </w:rPr>
        <w:t xml:space="preserve">prisma migrate deploy runs in the deployment pipeline before the new container starts. If migration fails, deployment rolls back.</w:t>
      </w:r>
    </w:p>
    <w:p>
      <w:pPr>
        <w:pStyle w:val="ListParagraph"/>
        <w:numPr>
          <w:ilvl w:val="0"/>
          <w:numId w:val="1"/>
        </w:numPr>
        <w:spacing w:before="55" w:after="55"/>
      </w:pPr>
      <w:r>
        <w:rPr>
          <w:rFonts w:ascii="Arial" w:cs="Arial" w:eastAsia="Arial" w:hAnsi="Arial"/>
          <w:b/>
          <w:bCs/>
          <w:color w:val="1C2D3E"/>
          <w:sz w:val="19"/>
          <w:szCs w:val="19"/>
        </w:rPr>
        <w:t xml:space="preserve">Health check: </w:t>
      </w:r>
      <w:r>
        <w:rPr>
          <w:rFonts w:ascii="Arial" w:cs="Arial" w:eastAsia="Arial" w:hAnsi="Arial"/>
          <w:color w:val="1C2D3E"/>
          <w:sz w:val="19"/>
          <w:szCs w:val="19"/>
        </w:rPr>
        <w:t xml:space="preserve">GET /api/health returns {status: "ok", dbConnected: boolean, queueConnected: boolean}. Deployment pipeline waits for health check to pass before routing traffic.</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11.3 Database backup</w:t>
      </w:r>
    </w:p>
    <w:p>
      <w:pPr>
        <w:pStyle w:val="ListParagraph"/>
        <w:numPr>
          <w:ilvl w:val="0"/>
          <w:numId w:val="1"/>
        </w:numPr>
        <w:spacing w:before="55" w:after="55"/>
      </w:pPr>
      <w:r>
        <w:rPr>
          <w:rFonts w:ascii="Arial" w:cs="Arial" w:eastAsia="Arial" w:hAnsi="Arial"/>
          <w:b/>
          <w:bCs/>
          <w:color w:val="1C2D3E"/>
          <w:sz w:val="19"/>
          <w:szCs w:val="19"/>
        </w:rPr>
        <w:t xml:space="preserve">Daily pg_dump </w:t>
      </w:r>
      <w:r>
        <w:rPr>
          <w:rFonts w:ascii="Arial" w:cs="Arial" w:eastAsia="Arial" w:hAnsi="Arial"/>
          <w:color w:val="1C2D3E"/>
          <w:sz w:val="19"/>
          <w:szCs w:val="19"/>
        </w:rPr>
        <w:t xml:space="preserve">to S3/R2 bucket with 30-day retention. Tested monthly by restoring to staging and running smoke tests.</w:t>
      </w:r>
    </w:p>
    <w:p>
      <w:pPr>
        <w:pStyle w:val="ListParagraph"/>
        <w:numPr>
          <w:ilvl w:val="0"/>
          <w:numId w:val="1"/>
        </w:numPr>
        <w:spacing w:before="55" w:after="55"/>
      </w:pPr>
      <w:r>
        <w:rPr>
          <w:rFonts w:ascii="Arial" w:cs="Arial" w:eastAsia="Arial" w:hAnsi="Arial"/>
          <w:b/>
          <w:bCs/>
          <w:color w:val="1C2D3E"/>
          <w:sz w:val="19"/>
          <w:szCs w:val="19"/>
        </w:rPr>
        <w:t xml:space="preserve">Before every destructive migration: </w:t>
      </w:r>
      <w:r>
        <w:rPr>
          <w:rFonts w:ascii="Arial" w:cs="Arial" w:eastAsia="Arial" w:hAnsi="Arial"/>
          <w:color w:val="1C2D3E"/>
          <w:sz w:val="19"/>
          <w:szCs w:val="19"/>
        </w:rPr>
        <w:t xml:space="preserve">manual pg_dump taken and verified before running. Documented in the migration runbook.</w:t>
      </w:r>
    </w:p>
    <w:p>
      <w:pPr>
        <w:pStyle w:val="ListParagraph"/>
        <w:numPr>
          <w:ilvl w:val="0"/>
          <w:numId w:val="1"/>
        </w:numPr>
        <w:spacing w:before="55" w:after="55"/>
      </w:pPr>
      <w:r>
        <w:rPr>
          <w:rFonts w:ascii="Arial" w:cs="Arial" w:eastAsia="Arial" w:hAnsi="Arial"/>
          <w:b/>
          <w:bCs/>
          <w:color w:val="1C2D3E"/>
          <w:sz w:val="19"/>
          <w:szCs w:val="19"/>
        </w:rPr>
        <w:t xml:space="preserve">Point-in-time recovery: </w:t>
      </w:r>
      <w:r>
        <w:rPr>
          <w:rFonts w:ascii="Arial" w:cs="Arial" w:eastAsia="Arial" w:hAnsi="Arial"/>
          <w:color w:val="1C2D3E"/>
          <w:sz w:val="19"/>
          <w:szCs w:val="19"/>
        </w:rPr>
        <w:t xml:space="preserve">if using managed PostgreSQL (Railway, Supabase, Neon, RDS) — enable WAL archiving. Target recovery point objective: 1 hour.</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11.4 Secrets management</w:t>
      </w:r>
    </w:p>
    <w:p>
      <w:pPr>
        <w:pStyle w:val="ListParagraph"/>
        <w:numPr>
          <w:ilvl w:val="0"/>
          <w:numId w:val="1"/>
        </w:numPr>
        <w:spacing w:before="55" w:after="55"/>
      </w:pPr>
      <w:r>
        <w:rPr>
          <w:rFonts w:ascii="Arial" w:cs="Arial" w:eastAsia="Arial" w:hAnsi="Arial"/>
          <w:b/>
          <w:bCs/>
          <w:color w:val="1C2D3E"/>
          <w:sz w:val="19"/>
          <w:szCs w:val="19"/>
        </w:rPr>
        <w:t xml:space="preserve">Local: </w:t>
      </w:r>
      <w:r>
        <w:rPr>
          <w:rFonts w:ascii="Arial" w:cs="Arial" w:eastAsia="Arial" w:hAnsi="Arial"/>
          <w:color w:val="1C2D3E"/>
          <w:sz w:val="19"/>
          <w:szCs w:val="19"/>
        </w:rPr>
        <w:t xml:space="preserve">.env file (gitignored). .env.example committed with all keys present but no values.</w:t>
      </w:r>
    </w:p>
    <w:p>
      <w:pPr>
        <w:pStyle w:val="ListParagraph"/>
        <w:numPr>
          <w:ilvl w:val="0"/>
          <w:numId w:val="1"/>
        </w:numPr>
        <w:spacing w:before="55" w:after="55"/>
      </w:pPr>
      <w:r>
        <w:rPr>
          <w:rFonts w:ascii="Arial" w:cs="Arial" w:eastAsia="Arial" w:hAnsi="Arial"/>
          <w:b/>
          <w:bCs/>
          <w:color w:val="1C2D3E"/>
          <w:sz w:val="19"/>
          <w:szCs w:val="19"/>
        </w:rPr>
        <w:t xml:space="preserve">Staging/production: </w:t>
      </w:r>
      <w:r>
        <w:rPr>
          <w:rFonts w:ascii="Arial" w:cs="Arial" w:eastAsia="Arial" w:hAnsi="Arial"/>
          <w:color w:val="1C2D3E"/>
          <w:sz w:val="19"/>
          <w:szCs w:val="19"/>
        </w:rPr>
        <w:t xml:space="preserve">environment variables injected at deploy time. Never in source code, never in docker-compose.yml committed to repo.</w:t>
      </w:r>
    </w:p>
    <w:p>
      <w:pPr>
        <w:pStyle w:val="ListParagraph"/>
        <w:numPr>
          <w:ilvl w:val="0"/>
          <w:numId w:val="1"/>
        </w:numPr>
        <w:spacing w:before="55" w:after="55"/>
      </w:pPr>
      <w:r>
        <w:rPr>
          <w:rFonts w:ascii="Arial" w:cs="Arial" w:eastAsia="Arial" w:hAnsi="Arial"/>
          <w:b/>
          <w:bCs/>
          <w:color w:val="1C2D3E"/>
          <w:sz w:val="19"/>
          <w:szCs w:val="19"/>
        </w:rPr>
        <w:t xml:space="preserve">CREDENTIAL_ENCRYPTION_KEY: </w:t>
      </w:r>
      <w:r>
        <w:rPr>
          <w:rFonts w:ascii="Arial" w:cs="Arial" w:eastAsia="Arial" w:hAnsi="Arial"/>
          <w:color w:val="1C2D3E"/>
          <w:sz w:val="19"/>
          <w:szCs w:val="19"/>
        </w:rPr>
        <w:t xml:space="preserve">generated with openssl rand -base64 32. Stored in secrets manager. Rotation runbook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R2/S3 keys: </w:t>
      </w:r>
      <w:r>
        <w:rPr>
          <w:rFonts w:ascii="Arial" w:cs="Arial" w:eastAsia="Arial" w:hAnsi="Arial"/>
          <w:color w:val="1C2D3E"/>
          <w:sz w:val="19"/>
          <w:szCs w:val="19"/>
        </w:rPr>
        <w:t xml:space="preserve">use IAM policies scoped to the single bucket. No wildcard permissions.</w:t>
      </w:r>
    </w:p>
    <w:p>
      <w:r>
        <w:br w:type="page"/>
      </w:r>
    </w:p>
    <w:p>
      <w:pPr>
        <w:pBdr>
          <w:bottom w:val="single" w:color="0F2D5A" w:sz="4"/>
        </w:pBdr>
        <w:spacing w:before="500" w:after="180"/>
      </w:pPr>
      <w:r>
        <w:rPr>
          <w:rFonts w:ascii="Arial" w:cs="Arial" w:eastAsia="Arial" w:hAnsi="Arial"/>
          <w:b/>
          <w:bCs/>
          <w:color w:val="0F2D5A"/>
          <w:sz w:val="30"/>
          <w:szCs w:val="30"/>
        </w:rPr>
        <w:t xml:space="preserve">12. External Dependencies and Lead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Start these on day 1 — not before P5-S3</w:t>
            </w:r>
          </w:p>
          <w:p>
            <w:pPr>
              <w:spacing w:before="0" w:after="0"/>
            </w:pPr>
            <w:r>
              <w:rPr>
                <w:rFonts w:ascii="Arial" w:cs="Arial" w:eastAsia="Arial" w:hAnsi="Arial"/>
                <w:color w:val="C0392B"/>
                <w:sz w:val="19"/>
                <w:szCs w:val="19"/>
              </w:rPr>
              <w:t xml:space="preserve">Three external approvals have variable lead times outside your control. They must be submitted immediately. Do not wait for sprint planning to submit these requests.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submit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Lead time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Required for</w:t>
            </w:r>
          </w:p>
        </w:tc>
        <w:tc>
          <w:tcPr>
            <w:tcW w:type="dxa" w:w="1966"/>
            <w:shd w:fill="0F2D5A" w:val="solid"/>
            <w:tcMar>
              <w:top w:type="dxa" w:w="80"/>
              <w:left w:type="dxa" w:w="120"/>
              <w:bottom w:type="dxa" w:w="80"/>
              <w:right w:type="dxa" w:w="120"/>
            </w:tcMar>
          </w:tcPr>
          <w:p>
            <w:r>
              <w:rPr>
                <w:rFonts w:ascii="Arial" w:cs="Arial" w:eastAsia="Arial" w:hAnsi="Arial"/>
                <w:b/>
                <w:bCs/>
                <w:color w:val="FFFFFF"/>
                <w:sz w:val="17"/>
                <w:szCs w:val="17"/>
              </w:rPr>
              <w:t xml:space="preserve">Status action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meesholink-integration@meesho.com. Subject: "Request for Meesho Supplier API Credentials". Body: company name, GSTIN, Meesho Supplier Panel ID, use case description.</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1–2 weeks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Meesho connector</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TODAY</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developer.amazon.in → Register as developer → Create Public Developer Application. Select Selling Partner API. Fill company details, data handling policy URL.</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3–7 days review</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Amazon OAuth</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Partner registration</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seller.flipkart.com/partner → Apply as technology partner. Not the seller dashboard — the developer partner portal.</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3–10 days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Flipkart OAuth</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Identify an ONDC-registered seller-app developer. Schedule 2-hour session. Output: ADR-007.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Phase 5</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planning</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P5-S3</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 interviews (10)</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runs 45-min calls. REAL_INTERVIEW_TRACKER.csv updated after each. No synthetic data.</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Ongoing from week 1</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validation (Condition 5)</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immediately</w:t>
            </w:r>
          </w:p>
        </w:tc>
      </w:tr>
    </w:tbl>
    <w:p>
      <w:r>
        <w:br w:type="page"/>
      </w:r>
    </w:p>
    <w:p>
      <w:pPr>
        <w:pBdr>
          <w:bottom w:val="single" w:color="0F2D5A" w:sz="4"/>
        </w:pBdr>
        <w:spacing w:before="500" w:after="180"/>
      </w:pPr>
      <w:r>
        <w:rPr>
          <w:rFonts w:ascii="Arial" w:cs="Arial" w:eastAsia="Arial" w:hAnsi="Arial"/>
          <w:b/>
          <w:bCs/>
          <w:color w:val="0F2D5A"/>
          <w:sz w:val="30"/>
          <w:szCs w:val="30"/>
        </w:rPr>
        <w:t xml:space="preserve">13.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Risk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Probability</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Impact</w:t>
            </w:r>
          </w:p>
        </w:tc>
        <w:tc>
          <w:tcPr>
            <w:tcW w:type="dxa" w:w="5242"/>
            <w:shd w:fill="0F2D5A" w:val="solid"/>
            <w:tcMar>
              <w:top w:type="dxa" w:w="80"/>
              <w:left w:type="dxa" w:w="120"/>
              <w:bottom w:type="dxa" w:w="80"/>
              <w:right w:type="dxa" w:w="120"/>
            </w:tcMar>
          </w:tcPr>
          <w:p>
            <w:r>
              <w:rPr>
                <w:rFonts w:ascii="Arial" w:cs="Arial" w:eastAsia="Arial" w:hAnsi="Arial"/>
                <w:b/>
                <w:bCs/>
                <w:color w:val="FFFFFF"/>
                <w:sz w:val="17"/>
                <w:szCs w:val="17"/>
              </w:rPr>
              <w:t xml:space="preserve">Mitigation</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 rejected or takes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blocks P5-S3 Amazon OAuth</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sandbox development immediately using existing Amazon Sandbox credentials. OAuth flow can be built and tested with sandbox. Production credentials applied at end.</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SP-API rate limits hit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slows integration testing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request throttling: max 1 request/second for Listings Items API. Implement exponential backoff on 429 responses. Use sandbox aggressively — it has separate, higher rate limits.</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 take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Meesho connector delayed but not blocking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connector is Excel-export only. generateExportFile() can be built and tested with hardcoded product fixtures while waiting for credentials. The credential gate is only for validateCredentials().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URL not reachable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P5-S5 webhook testing blocked without public URL</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Use ngrok (free tier: ngrok http 4000) during development. Update Amazon webhook destination to ngrok URL. Document the ngrok URL rotation procedure for the team.</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PostgreSQL RLS bypassed by raw SQL</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Critical — tenant data leakage</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all $executeRawUnsafe and $queryRawUnsafe calls in existing code. Replace with Prisma client calls where possible. Where raw SQL is required, add manual tenantKey filter in the WHERE clause in addition to RLS.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Duplicate webhook processing causes double emails to sellers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erodes trust quickly</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unique constraint on ConnectorWebhookEvent is the primary control. Test this explicitly in P5-S5 gate check. Never send emails synchronously in the webhook processor — use a separate notification queue.</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OAuth refresh token rotation fails silently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connector goes dark without seller knowing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every 6 hours catches expiry. CREDENTIAL_EXPIRED badge in Settings UI. Email to admin on first failure. Seller can reconnect via "Reconnect" button without losing ConnectorSubmission history.</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0 synthetic data contaminates product decisions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(already occurring)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wrong ICP, wrong pricing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 must conduct 10 real interviews before Growth-tier pricing is published. REAL_INTERVIEW_TRACKER.csv must have real variance. Synthetic INTERVIEW_TRACKER.csv archived to docs/archive/ before Phase 6 ends.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14. Master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49"/>
            <w:shd w:fill="0F2D5A" w:val="solid"/>
            <w:tcMar>
              <w:top w:type="dxa" w:w="80"/>
              <w:left w:type="dxa" w:w="120"/>
              <w:bottom w:type="dxa" w:w="80"/>
              <w:right w:type="dxa" w:w="120"/>
            </w:tcMar>
          </w:tcPr>
          <w:p>
            <w:r>
              <w:rPr>
                <w:rFonts w:ascii="Arial" w:cs="Arial" w:eastAsia="Arial" w:hAnsi="Arial"/>
                <w:b/>
                <w:bCs/>
                <w:color w:val="FFFFFF"/>
                <w:sz w:val="17"/>
                <w:szCs w:val="17"/>
              </w:rPr>
              <w:t xml:space="preserve">Week</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3931"/>
            <w:shd w:fill="0F2D5A" w:val="solid"/>
            <w:tcMar>
              <w:top w:type="dxa" w:w="80"/>
              <w:left w:type="dxa" w:w="120"/>
              <w:bottom w:type="dxa" w:w="80"/>
              <w:right w:type="dxa" w:w="120"/>
            </w:tcMar>
          </w:tcPr>
          <w:p>
            <w:r>
              <w:rPr>
                <w:rFonts w:ascii="Arial" w:cs="Arial" w:eastAsia="Arial" w:hAnsi="Arial"/>
                <w:b/>
                <w:bCs/>
                <w:color w:val="FFFFFF"/>
                <w:sz w:val="17"/>
                <w:szCs w:val="17"/>
              </w:rPr>
              <w:t xml:space="preserve">Engineering deliverable</w:t>
            </w:r>
          </w:p>
        </w:tc>
        <w:tc>
          <w:tcPr>
            <w:tcW w:type="dxa" w:w="3463"/>
            <w:shd w:fill="0F2D5A" w:val="solid"/>
            <w:tcMar>
              <w:top w:type="dxa" w:w="80"/>
              <w:left w:type="dxa" w:w="120"/>
              <w:bottom w:type="dxa" w:w="80"/>
              <w:right w:type="dxa" w:w="120"/>
            </w:tcMar>
          </w:tcPr>
          <w:p>
            <w:r>
              <w:rPr>
                <w:rFonts w:ascii="Arial" w:cs="Arial" w:eastAsia="Arial" w:hAnsi="Arial"/>
                <w:b/>
                <w:bCs/>
                <w:color w:val="FFFFFF"/>
                <w:sz w:val="17"/>
                <w:szCs w:val="17"/>
              </w:rPr>
              <w:t xml:space="preserve">PO / commercial deliverable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 (now)</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Pre-sprint</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Meesho email. Submit Amazon developer app. Submit Flipkart partner portal.</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all 3 external submissions today. Start seller interview outreach.</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Foundation</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Auth/RBAC/RLS + queue baseline + structured logs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#1 and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P5-S1</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Cloud media storage + completeness score</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#3 and #4</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5–6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P5-S2</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framework + install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#5 — first 5 complete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7–10</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OAuth + Flipkart OAuth + Meesho creds + live validation (2 weeks)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#6–10. First pricing WTP signals.</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11–12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P5-S4</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Live Amazon + Flipkart publish + Meesho Excel + submission records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draft to founders for review</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13–14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P5-S5</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Webhooks + real-time badge + result notifications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5 complete. First seller demo with real end-to-end flow.</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15–16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 — top rejection patterns from real data</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#1 (friction log)</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17–18</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finalised. Growth-tier marketed.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19–20</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21</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decision</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ADR-007 written. ONDC vs Shopify path chosen.</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 completed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22–27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(if ≤6w) or Shopify + WooCommerce + Hindi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First Growth-tier paying customer target</w:t>
            </w:r>
          </w:p>
        </w:tc>
      </w:tr>
    </w:tbl>
    <w:p>
      <w:pPr>
        <w:spacing w:before="200" w:after="0"/>
      </w:pPr>
      <w:r>
        <w:rPr>
          <w:rFonts w:ascii="Arial" w:cs="Arial" w:eastAsia="Arial" w:hAnsi="Arial"/>
          <w:color w:val="1C2D3E"/>
          <w:sz w:val="19"/>
          <w:szCs w:val="19"/>
        </w:rPr>
        <w:t xml:space="preserve"/>
      </w:r>
    </w:p>
    <w:p>
      <w:pPr>
        <w:pBdr>
          <w:bottom w:val="single" w:color="E8EDF4" w:sz="1"/>
        </w:pBdr>
        <w:spacing w:before="220" w:after="220"/>
      </w:pPr>
    </w:p>
    <w:p>
      <w:pPr>
        <w:spacing w:before="180" w:after="0"/>
      </w:pPr>
      <w:r>
        <w:rPr>
          <w:rFonts w:ascii="Arial" w:cs="Arial" w:eastAsia="Arial" w:hAnsi="Arial"/>
          <w:color w:val="5A6A7A"/>
          <w:sz w:val="17"/>
          <w:szCs w:val="17"/>
        </w:rPr>
        <w:t xml:space="preserve">PIM1 Execution Plan — March 2026  ·  Engineering Lead + Product Owner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E5322" w15:done="0"/>
  <w15:commentEx w15:paraId="56074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318B5DF" w16cex:dateUtc="2026-03-02T05:44:34Z"/>
  <w16cex:commentExtensible w16cex:durableId="176A6E71" w16cex:dateUtc="2026-03-02T05:44: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E5322" w16cid:durableId="2318B5DF"/>
  <w16cid:commentId w16cid:paraId="56074710" w16cid:durableId="176A6E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2026-03-02T05:34:35.909Z</dcterms:created>
  <dcterms:modified xsi:type="dcterms:W3CDTF">2026-03-02T05:34:35.944Z</dcterms:modified>
</cp:coreProperties>
</file>

<file path=docProps/custom.xml><?xml version="1.0" encoding="utf-8"?>
<Properties xmlns="http://schemas.openxmlformats.org/officeDocument/2006/custom-properties" xmlns:vt="http://schemas.openxmlformats.org/officeDocument/2006/docPropsVTypes"/>
</file>