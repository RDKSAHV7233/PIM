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F2D5A"/>
          <w:sz w:val="64"/>
          <w:szCs w:val="64"/>
        </w:rPr>
        <w:t xml:space="preserve">PIM1</w:t>
      </w:r>
    </w:p>
    <w:p>
      <w:pPr>
        <w:spacing w:before="0" w:after="80"/>
      </w:pPr>
      <w:r>
        <w:rPr>
          <w:rFonts w:ascii="Arial" w:cs="Arial" w:eastAsia="Arial" w:hAnsi="Arial"/>
          <w:b/>
          <w:bCs/>
          <w:color w:val="1C2D3E"/>
          <w:sz w:val="36"/>
          <w:szCs w:val="36"/>
        </w:rPr>
        <w:t xml:space="preserve">Connector-First Architecture</w:t>
      </w:r>
    </w:p>
    <w:p>
      <w:pPr>
        <w:spacing w:before="0" w:after="60"/>
      </w:pPr>
      <w:r>
        <w:rPr>
          <w:rFonts w:ascii="Arial" w:cs="Arial" w:eastAsia="Arial" w:hAnsi="Arial"/>
          <w:color w:val="5A6A7A"/>
          <w:sz w:val="17"/>
          <w:szCs w:val="17"/>
        </w:rPr>
        <w:t xml:space="preserve">Final Reference Document  ·  March 2026  ·  CTO · BA · PO  ·  Confidential</w:t>
      </w:r>
    </w:p>
    <w:p>
      <w:pPr>
        <w:spacing w:before="0" w:after="360"/>
      </w:pPr>
      <w:r>
        <w:rPr>
          <w:rFonts w:ascii="Arial" w:cs="Arial" w:eastAsia="Arial" w:hAnsi="Arial"/>
          <w:color w:val="5A6A7A"/>
          <w:sz w:val="17"/>
          <w:szCs w:val="17"/>
        </w:rPr>
        <w:t xml:space="preserve">Covers: architectural decision · domain model · connector contract · revised Phase 5–7 roadmap · conditions &amp; sequencing · open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0FB" w:val="solid"/>
            <w:tcMar>
              <w:top w:type="dxa" w:w="160"/>
              <w:left w:type="dxa" w:w="240"/>
              <w:bottom w:type="dxa" w:w="160"/>
              <w:right w:type="dxa" w:w="240"/>
            </w:tcMar>
          </w:tcPr>
          <w:p>
            <w:pPr>
              <w:spacing w:before="0" w:after="60"/>
            </w:pPr>
            <w:r>
              <w:rPr>
                <w:rFonts w:ascii="Arial" w:cs="Arial" w:eastAsia="Arial" w:hAnsi="Arial"/>
                <w:b/>
                <w:bCs/>
                <w:color w:val="0F2D5A"/>
                <w:sz w:val="19"/>
                <w:szCs w:val="19"/>
              </w:rPr>
              <w:t xml:space="preserve">Locked decision</w:t>
            </w:r>
          </w:p>
          <w:p>
            <w:pPr>
              <w:spacing w:before="0" w:after="0"/>
            </w:pPr>
            <w:r>
              <w:rPr>
                <w:rFonts w:ascii="Arial" w:cs="Arial" w:eastAsia="Arial" w:hAnsi="Arial"/>
                <w:color w:val="0F2D5A"/>
                <w:sz w:val="19"/>
                <w:szCs w:val="19"/>
              </w:rPr>
              <w:t xml:space="preserve">PIM1 is a core India-first PIM with a connector-based integration architecture for Amazon, Flipkart, Meesho, and later ONDC. Sellers are tenants/accounts inside the core PIM. Channels and sales platforms are connectors. This distinction is binding and cannot be unwound mid-sprint.</w:t>
            </w:r>
          </w:p>
        </w:tc>
      </w:tr>
    </w:tbl>
    <w:p>
      <w:pPr>
        <w:spacing w:before="2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7F0" w:val="solid"/>
            <w:tcMar>
              <w:top w:type="dxa" w:w="160"/>
              <w:left w:type="dxa" w:w="240"/>
              <w:bottom w:type="dxa" w:w="160"/>
              <w:right w:type="dxa" w:w="240"/>
            </w:tcMar>
          </w:tcPr>
          <w:p>
            <w:pPr>
              <w:spacing w:before="0" w:after="60"/>
            </w:pPr>
            <w:r>
              <w:rPr>
                <w:rFonts w:ascii="Arial" w:cs="Arial" w:eastAsia="Arial" w:hAnsi="Arial"/>
                <w:b/>
                <w:bCs/>
                <w:color w:val="1A7A4A"/>
                <w:sz w:val="19"/>
                <w:szCs w:val="19"/>
              </w:rPr>
              <w:t xml:space="preserve">Approval status</w:t>
            </w:r>
          </w:p>
          <w:p>
            <w:pPr>
              <w:spacing w:before="0" w:after="0"/>
            </w:pPr>
            <w:r>
              <w:rPr>
                <w:rFonts w:ascii="Arial" w:cs="Arial" w:eastAsia="Arial" w:hAnsi="Arial"/>
                <w:color w:val="1A7A4A"/>
                <w:sz w:val="19"/>
                <w:szCs w:val="19"/>
              </w:rPr>
              <w:t xml:space="preserve">APPROVED WITH CONDITIONS — CTO + BA  |  March 2026. Five conditions are attached. They are sequenced below, not batch-gated. Condition 1 blocks everything. Conditions 2–3 must be resolved before P5-S2. Conditions 4–5 must be resolved before Growth-tier pricing is published.</w:t>
            </w:r>
          </w:p>
        </w:tc>
      </w:tr>
    </w:tbl>
    <w:p>
      <w:r>
        <w:br w:type="page"/>
      </w:r>
    </w:p>
    <w:p>
      <w:pPr>
        <w:pBdr>
          <w:bottom w:val="single" w:color="0F2D5A" w:sz="3"/>
        </w:pBdr>
        <w:spacing w:before="520" w:after="180"/>
      </w:pPr>
      <w:r>
        <w:rPr>
          <w:rFonts w:ascii="Arial" w:cs="Arial" w:eastAsia="Arial" w:hAnsi="Arial"/>
          <w:b/>
          <w:bCs/>
          <w:color w:val="0F2D5A"/>
          <w:sz w:val="30"/>
          <w:szCs w:val="30"/>
        </w:rPr>
        <w:t xml:space="preserve">Contents</w:t>
      </w:r>
    </w:p>
    <w:p>
      <w:pPr>
        <w:spacing w:before="80" w:after="80"/>
      </w:pPr>
      <w:r>
        <w:rPr>
          <w:rFonts w:ascii="Arial" w:cs="Arial" w:eastAsia="Arial" w:hAnsi="Arial"/>
          <w:b/>
          <w:bCs/>
          <w:color w:val="1C2D3E"/>
          <w:sz w:val="19"/>
          <w:szCs w:val="19"/>
        </w:rPr>
        <w:t xml:space="preserve">1.  </w:t>
      </w:r>
      <w:r>
        <w:rPr>
          <w:rFonts w:ascii="Arial" w:cs="Arial" w:eastAsia="Arial" w:hAnsi="Arial"/>
          <w:color w:val="1C2D3E"/>
          <w:sz w:val="19"/>
          <w:szCs w:val="19"/>
        </w:rPr>
        <w:t xml:space="preserve">Why This Architecture — The Correction and Its Rationale</w:t>
      </w:r>
    </w:p>
    <w:p>
      <w:pPr>
        <w:spacing w:before="80" w:after="80"/>
      </w:pPr>
      <w:r>
        <w:rPr>
          <w:rFonts w:ascii="Arial" w:cs="Arial" w:eastAsia="Arial" w:hAnsi="Arial"/>
          <w:b/>
          <w:bCs/>
          <w:color w:val="1C2D3E"/>
          <w:sz w:val="19"/>
          <w:szCs w:val="19"/>
        </w:rPr>
        <w:t xml:space="preserve">2.  </w:t>
      </w:r>
      <w:r>
        <w:rPr>
          <w:rFonts w:ascii="Arial" w:cs="Arial" w:eastAsia="Arial" w:hAnsi="Arial"/>
          <w:color w:val="1C2D3E"/>
          <w:sz w:val="19"/>
          <w:szCs w:val="19"/>
        </w:rPr>
        <w:t xml:space="preserve">The Five Conditions — Sequenced</w:t>
      </w:r>
    </w:p>
    <w:p>
      <w:pPr>
        <w:spacing w:before="80" w:after="80"/>
      </w:pPr>
      <w:r>
        <w:rPr>
          <w:rFonts w:ascii="Arial" w:cs="Arial" w:eastAsia="Arial" w:hAnsi="Arial"/>
          <w:b/>
          <w:bCs/>
          <w:color w:val="1C2D3E"/>
          <w:sz w:val="19"/>
          <w:szCs w:val="19"/>
        </w:rPr>
        <w:t xml:space="preserve">3.  </w:t>
      </w:r>
      <w:r>
        <w:rPr>
          <w:rFonts w:ascii="Arial" w:cs="Arial" w:eastAsia="Arial" w:hAnsi="Arial"/>
          <w:color w:val="1C2D3E"/>
          <w:sz w:val="19"/>
          <w:szCs w:val="19"/>
        </w:rPr>
        <w:t xml:space="preserve">Domain Model — Core Domain + Integration Domain</w:t>
      </w:r>
    </w:p>
    <w:p>
      <w:pPr>
        <w:spacing w:before="80" w:after="80"/>
      </w:pPr>
      <w:r>
        <w:rPr>
          <w:rFonts w:ascii="Arial" w:cs="Arial" w:eastAsia="Arial" w:hAnsi="Arial"/>
          <w:b/>
          <w:bCs/>
          <w:color w:val="1C2D3E"/>
          <w:sz w:val="19"/>
          <w:szCs w:val="19"/>
        </w:rPr>
        <w:t xml:space="preserve">4.  </w:t>
      </w:r>
      <w:r>
        <w:rPr>
          <w:rFonts w:ascii="Arial" w:cs="Arial" w:eastAsia="Arial" w:hAnsi="Arial"/>
          <w:color w:val="1C2D3E"/>
          <w:sz w:val="19"/>
          <w:szCs w:val="19"/>
        </w:rPr>
        <w:t xml:space="preserve">Connector Contract — TypeScript Interface</w:t>
      </w:r>
    </w:p>
    <w:p>
      <w:pPr>
        <w:spacing w:before="80" w:after="80"/>
      </w:pPr>
      <w:r>
        <w:rPr>
          <w:rFonts w:ascii="Arial" w:cs="Arial" w:eastAsia="Arial" w:hAnsi="Arial"/>
          <w:b/>
          <w:bCs/>
          <w:color w:val="1C2D3E"/>
          <w:sz w:val="19"/>
          <w:szCs w:val="19"/>
        </w:rPr>
        <w:t xml:space="preserve">5.  </w:t>
      </w:r>
      <w:r>
        <w:rPr>
          <w:rFonts w:ascii="Arial" w:cs="Arial" w:eastAsia="Arial" w:hAnsi="Arial"/>
          <w:color w:val="1C2D3E"/>
          <w:sz w:val="19"/>
          <w:szCs w:val="19"/>
        </w:rPr>
        <w:t xml:space="preserve">NestJS Module Structure</w:t>
      </w:r>
    </w:p>
    <w:p>
      <w:pPr>
        <w:spacing w:before="80" w:after="80"/>
      </w:pPr>
      <w:r>
        <w:rPr>
          <w:rFonts w:ascii="Arial" w:cs="Arial" w:eastAsia="Arial" w:hAnsi="Arial"/>
          <w:b/>
          <w:bCs/>
          <w:color w:val="1C2D3E"/>
          <w:sz w:val="19"/>
          <w:szCs w:val="19"/>
        </w:rPr>
        <w:t xml:space="preserve">6.  </w:t>
      </w:r>
      <w:r>
        <w:rPr>
          <w:rFonts w:ascii="Arial" w:cs="Arial" w:eastAsia="Arial" w:hAnsi="Arial"/>
          <w:color w:val="1C2D3E"/>
          <w:sz w:val="19"/>
          <w:szCs w:val="19"/>
        </w:rPr>
        <w:t xml:space="preserve">Worker Architecture</w:t>
      </w:r>
    </w:p>
    <w:p>
      <w:pPr>
        <w:spacing w:before="80" w:after="80"/>
      </w:pPr>
      <w:r>
        <w:rPr>
          <w:rFonts w:ascii="Arial" w:cs="Arial" w:eastAsia="Arial" w:hAnsi="Arial"/>
          <w:b/>
          <w:bCs/>
          <w:color w:val="1C2D3E"/>
          <w:sz w:val="19"/>
          <w:szCs w:val="19"/>
        </w:rPr>
        <w:t xml:space="preserve">7.  </w:t>
      </w:r>
      <w:r>
        <w:rPr>
          <w:rFonts w:ascii="Arial" w:cs="Arial" w:eastAsia="Arial" w:hAnsi="Arial"/>
          <w:color w:val="1C2D3E"/>
          <w:sz w:val="19"/>
          <w:szCs w:val="19"/>
        </w:rPr>
        <w:t xml:space="preserve">Revised Roadmap — Phase 5 Foundation Through Phase 7</w:t>
      </w:r>
    </w:p>
    <w:p>
      <w:pPr>
        <w:spacing w:before="80" w:after="80"/>
      </w:pPr>
      <w:r>
        <w:rPr>
          <w:rFonts w:ascii="Arial" w:cs="Arial" w:eastAsia="Arial" w:hAnsi="Arial"/>
          <w:b/>
          <w:bCs/>
          <w:color w:val="1C2D3E"/>
          <w:sz w:val="19"/>
          <w:szCs w:val="19"/>
        </w:rPr>
        <w:t xml:space="preserve">8.  </w:t>
      </w:r>
      <w:r>
        <w:rPr>
          <w:rFonts w:ascii="Arial" w:cs="Arial" w:eastAsia="Arial" w:hAnsi="Arial"/>
          <w:color w:val="1C2D3E"/>
          <w:sz w:val="19"/>
          <w:szCs w:val="19"/>
        </w:rPr>
        <w:t xml:space="preserve">Migration Plan</w:t>
      </w:r>
    </w:p>
    <w:p>
      <w:pPr>
        <w:spacing w:before="80" w:after="80"/>
      </w:pPr>
      <w:r>
        <w:rPr>
          <w:rFonts w:ascii="Arial" w:cs="Arial" w:eastAsia="Arial" w:hAnsi="Arial"/>
          <w:b/>
          <w:bCs/>
          <w:color w:val="1C2D3E"/>
          <w:sz w:val="19"/>
          <w:szCs w:val="19"/>
        </w:rPr>
        <w:t xml:space="preserve">9.  </w:t>
      </w:r>
      <w:r>
        <w:rPr>
          <w:rFonts w:ascii="Arial" w:cs="Arial" w:eastAsia="Arial" w:hAnsi="Arial"/>
          <w:color w:val="1C2D3E"/>
          <w:sz w:val="19"/>
          <w:szCs w:val="19"/>
        </w:rPr>
        <w:t xml:space="preserve">Commercial Model</w:t>
      </w:r>
    </w:p>
    <w:p>
      <w:pPr>
        <w:spacing w:before="80" w:after="80"/>
      </w:pPr>
      <w:r>
        <w:rPr>
          <w:rFonts w:ascii="Arial" w:cs="Arial" w:eastAsia="Arial" w:hAnsi="Arial"/>
          <w:b/>
          <w:bCs/>
          <w:color w:val="1C2D3E"/>
          <w:sz w:val="19"/>
          <w:szCs w:val="19"/>
        </w:rPr>
        <w:t xml:space="preserve">10. </w:t>
      </w:r>
      <w:r>
        <w:rPr>
          <w:rFonts w:ascii="Arial" w:cs="Arial" w:eastAsia="Arial" w:hAnsi="Arial"/>
          <w:color w:val="1C2D3E"/>
          <w:sz w:val="19"/>
          <w:szCs w:val="19"/>
        </w:rPr>
        <w:t xml:space="preserve">Open Actions — Ordered by Urgency</w:t>
      </w:r>
    </w:p>
    <w:p>
      <w:r>
        <w:br w:type="page"/>
      </w:r>
    </w:p>
    <w:p>
      <w:pPr>
        <w:pBdr>
          <w:bottom w:val="single" w:color="0F2D5A" w:sz="3"/>
        </w:pBdr>
        <w:spacing w:before="520" w:after="180"/>
      </w:pPr>
      <w:r>
        <w:rPr>
          <w:rFonts w:ascii="Arial" w:cs="Arial" w:eastAsia="Arial" w:hAnsi="Arial"/>
          <w:b/>
          <w:bCs/>
          <w:color w:val="0F2D5A"/>
          <w:sz w:val="30"/>
          <w:szCs w:val="30"/>
        </w:rPr>
        <w:t xml:space="preserve">1. Why This Architecture — The Correction and Its Rationale</w:t>
      </w:r>
    </w:p>
    <w:p>
      <w:pPr>
        <w:spacing w:before="340" w:after="140"/>
      </w:pPr>
      <w:r>
        <w:rPr>
          <w:rFonts w:ascii="Arial" w:cs="Arial" w:eastAsia="Arial" w:hAnsi="Arial"/>
          <w:b/>
          <w:bCs/>
          <w:color w:val="0F2D5A"/>
          <w:sz w:val="24"/>
          <w:szCs w:val="24"/>
        </w:rPr>
        <w:t xml:space="preserve">1.1 What was wrong with the previous approach</w:t>
      </w:r>
    </w:p>
    <w:p>
      <w:pPr>
        <w:spacing w:before="80" w:after="80"/>
      </w:pPr>
      <w:r>
        <w:rPr>
          <w:rFonts w:ascii="Arial" w:cs="Arial" w:eastAsia="Arial" w:hAnsi="Arial"/>
          <w:color w:val="1C2D3E"/>
          <w:sz w:val="19"/>
          <w:szCs w:val="19"/>
        </w:rPr>
        <w:t xml:space="preserve">Phases 1–4 built a solid catalog core. Phase 5 planning began hardcoding Amazon, Flipkart, and Meesho logic directly into core catalog services: MAPPING_PACKS inside marketplace.service.ts, channel validation rules scattered across media.service.ts and rejection-intelligence.service.ts, export jobs that ran local simulations and marked themselves complete without calling any real API.</w:t>
      </w:r>
    </w:p>
    <w:p>
      <w:pPr>
        <w:spacing w:before="80" w:after="80"/>
      </w:pPr>
      <w:r>
        <w:rPr>
          <w:rFonts w:ascii="Arial" w:cs="Arial" w:eastAsia="Arial" w:hAnsi="Arial"/>
          <w:color w:val="1C2D3E"/>
          <w:sz w:val="19"/>
          <w:szCs w:val="19"/>
        </w:rPr>
        <w:t xml:space="preserve">This created three compounding problems: every new marketplace or schema change required editing core services, the "seller" concept and the "channel" concept were conflated in the data model, and commercial packaging was impossible because there was no clean boundary between what a seller buys and what integration they enable.</w:t>
      </w:r>
    </w:p>
    <w:p>
      <w:pPr>
        <w:spacing w:before="340" w:after="140"/>
      </w:pPr>
      <w:r>
        <w:rPr>
          <w:rFonts w:ascii="Arial" w:cs="Arial" w:eastAsia="Arial" w:hAnsi="Arial"/>
          <w:b/>
          <w:bCs/>
          <w:color w:val="0F2D5A"/>
          <w:sz w:val="24"/>
          <w:szCs w:val="24"/>
        </w:rPr>
        <w:t xml:space="preserve">1.2 The single most important distinction — locked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Concept</w:t>
            </w:r>
          </w:p>
        </w:tc>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Tenant?</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Connector?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Explanation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Seller / Brand / Agency</w:t>
            </w:r>
          </w:p>
        </w:tc>
        <w:tc>
          <w:tcPr>
            <w:tcW w:type="dxa" w:w="1310"/>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Has users, products, categories, media, audit log.</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Amazon.in</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Needs OAuth LWA, SP-API calls, webhook subscription.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OAuth Authorization Code, v3 listing API.</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Excel-upload platform. Connector generates file; seller uploads manually.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D4860A"/>
                <w:sz w:val="17"/>
                <w:szCs w:val="17"/>
              </w:rPr>
              <w:t xml:space="preserve">YES — different model</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Network participant, not a REST API. Requires architecture session before sprint.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Shopify store</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One tenant may have multiple Shopify stores — each is a connector installation.</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What this change enables</w:t>
      </w:r>
    </w:p>
    <w:p>
      <w:pPr>
        <w:pStyle w:val="ListParagraph"/>
        <w:numPr>
          <w:ilvl w:val="0"/>
          <w:numId w:val="1"/>
        </w:numPr>
        <w:spacing w:before="55" w:after="55"/>
      </w:pPr>
      <w:r>
        <w:rPr>
          <w:rFonts w:ascii="Arial" w:cs="Arial" w:eastAsia="Arial" w:hAnsi="Arial"/>
          <w:b/>
          <w:bCs/>
          <w:color w:val="1C2D3E"/>
          <w:sz w:val="19"/>
          <w:szCs w:val="19"/>
        </w:rPr>
        <w:t xml:space="preserve">Clean module ownership: </w:t>
      </w:r>
      <w:r>
        <w:rPr>
          <w:rFonts w:ascii="Arial" w:cs="Arial" w:eastAsia="Arial" w:hAnsi="Arial"/>
          <w:color w:val="1C2D3E"/>
          <w:sz w:val="19"/>
          <w:szCs w:val="19"/>
        </w:rPr>
        <w:t xml:space="preserve">core catalog team never edits connector code; connector team never edits product schema.</w:t>
      </w:r>
    </w:p>
    <w:p>
      <w:pPr>
        <w:pStyle w:val="ListParagraph"/>
        <w:numPr>
          <w:ilvl w:val="0"/>
          <w:numId w:val="1"/>
        </w:numPr>
        <w:spacing w:before="55" w:after="55"/>
      </w:pPr>
      <w:r>
        <w:rPr>
          <w:rFonts w:ascii="Arial" w:cs="Arial" w:eastAsia="Arial" w:hAnsi="Arial"/>
          <w:b/>
          <w:bCs/>
          <w:color w:val="1C2D3E"/>
          <w:sz w:val="19"/>
          <w:szCs w:val="19"/>
        </w:rPr>
        <w:t xml:space="preserve">Phased commercial launch: </w:t>
      </w:r>
      <w:r>
        <w:rPr>
          <w:rFonts w:ascii="Arial" w:cs="Arial" w:eastAsia="Arial" w:hAnsi="Arial"/>
          <w:color w:val="1C2D3E"/>
          <w:sz w:val="19"/>
          <w:szCs w:val="19"/>
        </w:rPr>
        <w:t xml:space="preserve">Meesho connector ships first. Amazon next. Flipkart after. No full parity required before revenue.</w:t>
      </w:r>
    </w:p>
    <w:p>
      <w:pPr>
        <w:pStyle w:val="ListParagraph"/>
        <w:numPr>
          <w:ilvl w:val="0"/>
          <w:numId w:val="1"/>
        </w:numPr>
        <w:spacing w:before="55" w:after="55"/>
      </w:pPr>
      <w:r>
        <w:rPr>
          <w:rFonts w:ascii="Arial" w:cs="Arial" w:eastAsia="Arial" w:hAnsi="Arial"/>
          <w:b/>
          <w:bCs/>
          <w:color w:val="1C2D3E"/>
          <w:sz w:val="19"/>
          <w:szCs w:val="19"/>
        </w:rPr>
        <w:t xml:space="preserve">Honest Meesho model: </w:t>
      </w:r>
      <w:r>
        <w:rPr>
          <w:rFonts w:ascii="Arial" w:cs="Arial" w:eastAsia="Arial" w:hAnsi="Arial"/>
          <w:color w:val="1C2D3E"/>
          <w:sz w:val="19"/>
          <w:szCs w:val="19"/>
        </w:rPr>
        <w:t xml:space="preserve">generateExportFile() is an explicit connector capability, not a hidden workaround. The UI says "Download Meesho upload file" with step-by-step instructions.</w:t>
      </w:r>
    </w:p>
    <w:p>
      <w:pPr>
        <w:pStyle w:val="ListParagraph"/>
        <w:numPr>
          <w:ilvl w:val="0"/>
          <w:numId w:val="1"/>
        </w:numPr>
        <w:spacing w:before="55" w:after="55"/>
      </w:pPr>
      <w:r>
        <w:rPr>
          <w:rFonts w:ascii="Arial" w:cs="Arial" w:eastAsia="Arial" w:hAnsi="Arial"/>
          <w:b/>
          <w:bCs/>
          <w:color w:val="1C2D3E"/>
          <w:sz w:val="19"/>
          <w:szCs w:val="19"/>
        </w:rPr>
        <w:t xml:space="preserve">Packageable pricing: </w:t>
      </w:r>
      <w:r>
        <w:rPr>
          <w:rFonts w:ascii="Arial" w:cs="Arial" w:eastAsia="Arial" w:hAnsi="Arial"/>
          <w:color w:val="1C2D3E"/>
          <w:sz w:val="19"/>
          <w:szCs w:val="19"/>
        </w:rPr>
        <w:t xml:space="preserve">base PIM included at every tier; connectors are the differentiating add-on.</w:t>
      </w:r>
    </w:p>
    <w:p>
      <w:pPr>
        <w:pStyle w:val="ListParagraph"/>
        <w:numPr>
          <w:ilvl w:val="0"/>
          <w:numId w:val="1"/>
        </w:numPr>
        <w:spacing w:before="55" w:after="55"/>
      </w:pPr>
      <w:r>
        <w:rPr>
          <w:rFonts w:ascii="Arial" w:cs="Arial" w:eastAsia="Arial" w:hAnsi="Arial"/>
          <w:b/>
          <w:bCs/>
          <w:color w:val="1C2D3E"/>
          <w:sz w:val="19"/>
          <w:szCs w:val="19"/>
        </w:rPr>
        <w:t xml:space="preserve">ONDC treated as uncertain: </w:t>
      </w:r>
      <w:r>
        <w:rPr>
          <w:rFonts w:ascii="Arial" w:cs="Arial" w:eastAsia="Arial" w:hAnsi="Arial"/>
          <w:color w:val="1C2D3E"/>
          <w:sz w:val="19"/>
          <w:szCs w:val="19"/>
        </w:rPr>
        <w:t xml:space="preserve">separate research track with no sprint commitment until architecture session is complete.</w:t>
      </w:r>
    </w:p>
    <w:p>
      <w:r>
        <w:br w:type="page"/>
      </w:r>
    </w:p>
    <w:p>
      <w:pPr>
        <w:pBdr>
          <w:bottom w:val="single" w:color="0F2D5A" w:sz="3"/>
        </w:pBdr>
        <w:spacing w:before="520" w:after="180"/>
      </w:pPr>
      <w:r>
        <w:rPr>
          <w:rFonts w:ascii="Arial" w:cs="Arial" w:eastAsia="Arial" w:hAnsi="Arial"/>
          <w:b/>
          <w:bCs/>
          <w:color w:val="0F2D5A"/>
          <w:sz w:val="30"/>
          <w:szCs w:val="30"/>
        </w:rPr>
        <w:t xml:space="preserve">2. The Five Conditions — Sequenced</w:t>
      </w:r>
    </w:p>
    <w:p>
      <w:pPr>
        <w:spacing w:before="80" w:after="80"/>
      </w:pPr>
      <w:r>
        <w:rPr>
          <w:rFonts w:ascii="Arial" w:cs="Arial" w:eastAsia="Arial" w:hAnsi="Arial"/>
          <w:color w:val="1C2D3E"/>
          <w:sz w:val="19"/>
          <w:szCs w:val="19"/>
        </w:rPr>
        <w:t xml:space="preserve">These conditions are not a batch gate. Missing this sequencing would add 3–4 weeks of planning before a line of Phase 5 code ships. The correct read: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C0392B"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1</w:t>
            </w:r>
          </w:p>
        </w:tc>
        <w:tc>
          <w:tcPr>
            <w:shd w:fill="FDECEA" w:val="solid"/>
            <w:tcMar>
              <w:top w:type="dxa" w:w="140"/>
              <w:left w:type="dxa" w:w="200"/>
              <w:bottom w:type="dxa" w:w="140"/>
              <w:right w:type="dxa" w:w="200"/>
            </w:tcMar>
          </w:tcPr>
          <w:p>
            <w:pPr>
              <w:spacing w:before="0" w:after="60"/>
            </w:pPr>
            <w:r>
              <w:rPr>
                <w:rFonts w:ascii="Arial" w:cs="Arial" w:eastAsia="Arial" w:hAnsi="Arial"/>
                <w:b/>
                <w:bCs/>
                <w:color w:val="C0392B"/>
                <w:sz w:val="20"/>
                <w:szCs w:val="20"/>
              </w:rPr>
              <w:t xml:space="preserve">Auth / RBAC / RLS — Foundation</w:t>
            </w:r>
            <w:r>
              <w:rPr>
                <w:rFonts w:ascii="Arial" w:cs="Arial" w:eastAsia="Arial" w:hAnsi="Arial"/>
                <w:color w:val="5A6A7A"/>
                <w:sz w:val="17"/>
                <w:szCs w:val="17"/>
              </w:rPr>
              <w:t xml:space="preserve">  BLOCKS EVERYTHING</w:t>
            </w:r>
          </w:p>
          <w:p>
            <w:pPr>
              <w:spacing w:before="0" w:after="0"/>
            </w:pPr>
            <w:r>
              <w:rPr>
                <w:rFonts w:ascii="Arial" w:cs="Arial" w:eastAsia="Arial" w:hAnsi="Arial"/>
                <w:color w:val="1C2D3E"/>
                <w:sz w:val="19"/>
                <w:szCs w:val="19"/>
              </w:rPr>
              <w:t xml:space="preserve">Tenant resolution must come from authenticated identity, not the x-tenant-id header. ConnectorCredential stores AES-256 encrypted OAuth refresh tokens. Those tokens are only as secure as whoever controls the header. Before any connector code is written: implement real auth (JWT or session), wire tenant resolution to verified identity, confirm PostgreSQL RLS enforces tenantKey on all tables including new connector models, confirm audit log captures authenticated actor ID.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2</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Idempotency and Retry Modeling on ConnectorSubmission</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Amazon webhook delivery is at-least-once. Without an idempotencyKey and externalEventId, the same LISTINGS_ITEM_ISSUES_CHANGE notification can be processed twice, creating duplicate ConnectorSubmission records and firing two rejection emails to the seller. Add: idempotencyKey (unique constraint), attemptNumber, source (MANUAL | AUTO_RETRY | WEBHOOK_SYNC), submissionType (VALIDATE | PUBLISH | UPDATE | EXPORT_FILE), externalEventId on ConnectorWebhookEvent.</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3</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ConnectorInstallation Multi-Account Support</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The @@unique([tenantId, connectorId]) constraint prevents one tenant from having two Amazon accounts (India + UAE) or three Shopify stores. Changing a unique constraint after data exists is painful. Change now: add accountAlias (String, nullable), externalAccountRef (String, nullable, e.g. Amazon sellerId or Shopify shop URL), change unique constraint to @@unique([tenantId, connectorId, accountAlias]). Default accountAlias to "primary" for the first installation.</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0F2D5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4</w:t>
            </w:r>
          </w:p>
        </w:tc>
        <w:tc>
          <w:tcPr>
            <w:shd w:fill="E8F0FB" w:val="solid"/>
            <w:tcMar>
              <w:top w:type="dxa" w:w="140"/>
              <w:left w:type="dxa" w:w="200"/>
              <w:bottom w:type="dxa" w:w="140"/>
              <w:right w:type="dxa" w:w="200"/>
            </w:tcMar>
          </w:tcPr>
          <w:p>
            <w:pPr>
              <w:spacing w:before="0" w:after="60"/>
            </w:pPr>
            <w:r>
              <w:rPr>
                <w:rFonts w:ascii="Arial" w:cs="Arial" w:eastAsia="Arial" w:hAnsi="Arial"/>
                <w:b/>
                <w:bCs/>
                <w:color w:val="0F2D5A"/>
                <w:sz w:val="20"/>
                <w:szCs w:val="20"/>
              </w:rPr>
              <w:t xml:space="preserve">Worker Architecture Named and Planned</w:t>
            </w:r>
            <w:r>
              <w:rPr>
                <w:rFonts w:ascii="Arial" w:cs="Arial" w:eastAsia="Arial" w:hAnsi="Arial"/>
                <w:color w:val="5A6A7A"/>
                <w:sz w:val="17"/>
                <w:szCs w:val="17"/>
              </w:rPr>
              <w:t xml:space="preserve">  Before P5-S3</w:t>
            </w:r>
          </w:p>
          <w:p>
            <w:pPr>
              <w:spacing w:before="0" w:after="0"/>
            </w:pPr>
            <w:r>
              <w:rPr>
                <w:rFonts w:ascii="Arial" w:cs="Arial" w:eastAsia="Arial" w:hAnsi="Arial"/>
                <w:color w:val="1C2D3E"/>
                <w:sz w:val="19"/>
                <w:szCs w:val="19"/>
              </w:rPr>
              <w:t xml:space="preserve">Do NOT build four separate worker services before first revenue. Extend the existing BulkImportJob chunk/retry/DLQ pattern to cover connector submissions and webhook processing. Name four workers explicitly in the architecture: publish worker (picks up PENDING ConnectorSubmissions, calls connector.publishProduct), webhook processor (picks up unprocessed ConnectorWebhookEvents, parses and updates submission status), status sync worker (polls for PENDING submissions on connectors without webhooks, e.g. Flipkart), credential heartbeat (validates stored tokens every 6 hours, updates installation status to CREDENTIAL_EXPIRED on failure). These are queue consumers, not new services.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1A7A4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5</w:t>
            </w:r>
          </w:p>
        </w:tc>
        <w:tc>
          <w:tcPr>
            <w:shd w:fill="EBF7F0" w:val="solid"/>
            <w:tcMar>
              <w:top w:type="dxa" w:w="140"/>
              <w:left w:type="dxa" w:w="200"/>
              <w:bottom w:type="dxa" w:w="140"/>
              <w:right w:type="dxa" w:w="200"/>
            </w:tcMar>
          </w:tcPr>
          <w:p>
            <w:pPr>
              <w:spacing w:before="0" w:after="60"/>
            </w:pPr>
            <w:r>
              <w:rPr>
                <w:rFonts w:ascii="Arial" w:cs="Arial" w:eastAsia="Arial" w:hAnsi="Arial"/>
                <w:b/>
                <w:bCs/>
                <w:color w:val="1A7A4A"/>
                <w:sz w:val="20"/>
                <w:szCs w:val="20"/>
              </w:rPr>
              <w:t xml:space="preserve">Pricing Validated With Real Sellers Before Publication</w:t>
            </w:r>
            <w:r>
              <w:rPr>
                <w:rFonts w:ascii="Arial" w:cs="Arial" w:eastAsia="Arial" w:hAnsi="Arial"/>
                <w:color w:val="5A6A7A"/>
                <w:sz w:val="17"/>
                <w:szCs w:val="17"/>
              </w:rPr>
              <w:t xml:space="preserve">  Before Growth-Tier Pricing Published</w:t>
            </w:r>
          </w:p>
          <w:p>
            <w:pPr>
              <w:spacing w:before="0" w:after="0"/>
            </w:pPr>
            <w:r>
              <w:rPr>
                <w:rFonts w:ascii="Arial" w:cs="Arial" w:eastAsia="Arial" w:hAnsi="Arial"/>
                <w:color w:val="1C2D3E"/>
                <w:sz w:val="19"/>
                <w:szCs w:val="19"/>
              </w:rPr>
              <w:t xml:space="preserve">The ₹999 / ₹3,999 / ₹9,999 / ₹25,000+ tiers are directionally correct but not validated. Run 5 willingness-to-pay conversations with real sellers before publishing pricing publicly. Add plan limits before publishing: SKU count per plan, active users, monthly connector submissions, media storage GB. Without limits the ₹999 plan will be used by sellers with 10,000 SKUs and the unit economics collapse.</w:t>
            </w:r>
          </w:p>
        </w:tc>
      </w:tr>
    </w:tbl>
    <w:p>
      <w:r>
        <w:br w:type="page"/>
      </w:r>
    </w:p>
    <w:p>
      <w:pPr>
        <w:pBdr>
          <w:bottom w:val="single" w:color="0F2D5A" w:sz="3"/>
        </w:pBdr>
        <w:spacing w:before="520" w:after="180"/>
      </w:pPr>
      <w:r>
        <w:rPr>
          <w:rFonts w:ascii="Arial" w:cs="Arial" w:eastAsia="Arial" w:hAnsi="Arial"/>
          <w:b/>
          <w:bCs/>
          <w:color w:val="0F2D5A"/>
          <w:sz w:val="30"/>
          <w:szCs w:val="30"/>
        </w:rPr>
        <w:t xml:space="preserve">3. Domain Model</w:t>
      </w:r>
    </w:p>
    <w:p>
      <w:pPr>
        <w:spacing w:before="340" w:after="140"/>
      </w:pPr>
      <w:r>
        <w:rPr>
          <w:rFonts w:ascii="Arial" w:cs="Arial" w:eastAsia="Arial" w:hAnsi="Arial"/>
          <w:b/>
          <w:bCs/>
          <w:color w:val="0F2D5A"/>
          <w:sz w:val="24"/>
          <w:szCs w:val="24"/>
        </w:rPr>
        <w:t xml:space="preserve">3.1 Core domain — unchanged from Phases 1–4</w:t>
      </w:r>
    </w:p>
    <w:p>
      <w:pPr>
        <w:spacing w:before="80" w:after="80"/>
      </w:pPr>
      <w:r>
        <w:rPr>
          <w:rFonts w:ascii="Arial" w:cs="Arial" w:eastAsia="Arial" w:hAnsi="Arial"/>
          <w:color w:val="1C2D3E"/>
          <w:sz w:val="19"/>
          <w:szCs w:val="19"/>
        </w:rPr>
        <w:t xml:space="preserve">All existing models are preserved. No breaking changes to the catalog core.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Model</w:t>
            </w:r>
          </w:p>
        </w:tc>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Purpose</w:t>
            </w:r>
          </w:p>
        </w:tc>
        <w:tc>
          <w:tcPr>
            <w:tcW w:type="dxa" w:w="5148"/>
            <w:shd w:fill="0F2D5A" w:val="solid"/>
            <w:tcMar>
              <w:top w:type="dxa" w:w="80"/>
              <w:left w:type="dxa" w:w="130"/>
              <w:bottom w:type="dxa" w:w="80"/>
              <w:right w:type="dxa" w:w="130"/>
            </w:tcMar>
          </w:tcPr>
          <w:p>
            <w:r>
              <w:rPr>
                <w:rFonts w:ascii="Arial" w:cs="Arial" w:eastAsia="Arial" w:hAnsi="Arial"/>
                <w:b/>
                <w:bCs/>
                <w:color w:val="FFFFFF"/>
                <w:sz w:val="17"/>
                <w:szCs w:val="17"/>
              </w:rPr>
              <w:t xml:space="preserve">Key fields / notes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 RLS enforcement unit</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name, planTier (STARTER|GROWTH|SCALE|ENTERPRISE),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User</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Authenticated user within a tenant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email, role (admin|editor|viewer), lastLoginAt</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Central catalog 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title, sku, brand, hsnCode, gstRate, mrp, status, version, completenessScore (new), mainImageId (new)</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Variant</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SKU-level variant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skuCode, attributes (JSON), mrp, price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Taxonomy node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name, slug, path, parentId</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AttributeDefinition</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Category-level attribute schema</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categoryId, key, dataType, required, options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ComplianceRule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GST/HSN validation rule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ruleCode, severity (error|warning), fieldPath, constraint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ValidationIssue</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Open compliance issue on a product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ruleCode, severity, message, status (open|resolved)</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Full mutation history with actor identity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entityType, entityId, actorId (authenticated user), changeSet (JSON),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BulkImportJob</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CSV/Excel import pipeline</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status, totalRows, processedRows, dlqCount, originalFilename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ChannelMappingTemplate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Saved field mapping for a connector</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connectorSlug, categoryId, fieldMap (JSON), version</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3.2 Core additions in Phase 5-S1</w:t>
      </w:r>
    </w:p>
    <w:p>
      <w:pPr>
        <w:spacing w:before="160" w:after="80"/>
      </w:pPr>
      <w:r>
        <w:rPr>
          <w:rFonts w:ascii="Arial" w:cs="Arial" w:eastAsia="Arial" w:hAnsi="Arial"/>
          <w:b/>
          <w:bCs/>
          <w:color w:val="0E6655"/>
          <w:sz w:val="19"/>
          <w:szCs w:val="19"/>
        </w:rPr>
        <w:t xml:space="preserve">MediaAsset — replaces local filesystem approach</w:t>
      </w:r>
    </w:p>
    <w:p>
      <w:pPr>
        <w:shd w:fill="F2F2F2" w:val="solid"/>
        <w:spacing w:before="0" w:after="0"/>
      </w:pPr>
      <w:r>
        <w:rPr>
          <w:rFonts w:ascii="Courier New" w:cs="Courier New" w:eastAsia="Courier New" w:hAnsi="Courier New"/>
          <w:color w:val="0F2D5A"/>
          <w:sz w:val="17"/>
          <w:szCs w:val="17"/>
        </w:rPr>
        <w:t xml:space="preserve">model MediaAsset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storageKey    String   // R2/S3 object key — source of truth</w:t>
      </w:r>
    </w:p>
    <w:p>
      <w:pPr>
        <w:shd w:fill="F2F2F2" w:val="solid"/>
        <w:spacing w:before="0" w:after="0"/>
      </w:pPr>
      <w:r>
        <w:rPr>
          <w:rFonts w:ascii="Courier New" w:cs="Courier New" w:eastAsia="Courier New" w:hAnsi="Courier New"/>
          <w:color w:val="0F2D5A"/>
          <w:sz w:val="17"/>
          <w:szCs w:val="17"/>
        </w:rPr>
        <w:t xml:space="preserve">  cdnUrl        String   // permanent public URL — used in SP-API payloads</w:t>
      </w:r>
    </w:p>
    <w:p>
      <w:pPr>
        <w:shd w:fill="F2F2F2" w:val="solid"/>
        <w:spacing w:before="0" w:after="0"/>
      </w:pPr>
      <w:r>
        <w:rPr>
          <w:rFonts w:ascii="Courier New" w:cs="Courier New" w:eastAsia="Courier New" w:hAnsi="Courier New"/>
          <w:color w:val="0F2D5A"/>
          <w:sz w:val="17"/>
          <w:szCs w:val="17"/>
        </w:rPr>
        <w:t xml:space="preserve">  thumbnailUrl  String?</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  widthPx       Int?</w:t>
      </w:r>
    </w:p>
    <w:p>
      <w:pPr>
        <w:shd w:fill="F2F2F2" w:val="solid"/>
        <w:spacing w:before="0" w:after="0"/>
      </w:pPr>
      <w:r>
        <w:rPr>
          <w:rFonts w:ascii="Courier New" w:cs="Courier New" w:eastAsia="Courier New" w:hAnsi="Courier New"/>
          <w:color w:val="0F2D5A"/>
          <w:sz w:val="17"/>
          <w:szCs w:val="17"/>
        </w:rPr>
        <w:t xml:space="preserve">  heightPx      Int?</w:t>
      </w:r>
    </w:p>
    <w:p>
      <w:pPr>
        <w:shd w:fill="F2F2F2" w:val="solid"/>
        <w:spacing w:before="0" w:after="0"/>
      </w:pPr>
      <w:r>
        <w:rPr>
          <w:rFonts w:ascii="Courier New" w:cs="Courier New" w:eastAsia="Courier New" w:hAnsi="Courier New"/>
          <w:color w:val="0F2D5A"/>
          <w:sz w:val="17"/>
          <w:szCs w:val="17"/>
        </w:rPr>
        <w:t xml:space="preserve">  fileSizeBytes Int</w:t>
      </w:r>
    </w:p>
    <w:p>
      <w:pPr>
        <w:shd w:fill="F2F2F2" w:val="solid"/>
        <w:spacing w:before="0" w:after="0"/>
      </w:pPr>
      <w:r>
        <w:rPr>
          <w:rFonts w:ascii="Courier New" w:cs="Courier New" w:eastAsia="Courier New" w:hAnsi="Courier New"/>
          <w:color w:val="0F2D5A"/>
          <w:sz w:val="17"/>
          <w:szCs w:val="17"/>
        </w:rPr>
        <w:t xml:space="preserve">  checksum      String   // SHA-256 — deduplication key</w:t>
      </w:r>
    </w:p>
    <w:p>
      <w:pPr>
        <w:shd w:fill="F2F2F2" w:val="solid"/>
        <w:spacing w:before="0" w:after="0"/>
      </w:pPr>
      <w:r>
        <w:rPr>
          <w:rFonts w:ascii="Courier New" w:cs="Courier New" w:eastAsia="Courier New" w:hAnsi="Courier New"/>
          <w:color w:val="0F2D5A"/>
          <w:sz w:val="17"/>
          <w:szCs w:val="17"/>
        </w:rPr>
        <w:t xml:space="preserve">  uploadedBy    String   // authenticated User.id</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80" w:after="0"/>
      </w:pPr>
      <w:r>
        <w:rPr>
          <w:rFonts w:ascii="Arial" w:cs="Arial" w:eastAsia="Arial" w:hAnsi="Arial"/>
          <w:color w:val="1C2D3E"/>
          <w:sz w:val="19"/>
          <w:szCs w:val="19"/>
        </w:rPr>
        <w:t xml:space="preserve"/>
      </w:r>
    </w:p>
    <w:p>
      <w:pPr>
        <w:spacing w:before="80" w:after="80"/>
      </w:pPr>
      <w:r>
        <w:rPr>
          <w:rFonts w:ascii="Arial" w:cs="Arial" w:eastAsia="Arial" w:hAnsi="Arial"/>
          <w:b/>
          <w:bCs/>
          <w:color w:val="1C2D3E"/>
          <w:sz w:val="19"/>
          <w:szCs w:val="19"/>
        </w:rPr>
        <w:t xml:space="preserve">Critical: </w:t>
      </w:r>
      <w:r>
        <w:rPr>
          <w:rFonts w:ascii="Arial" w:cs="Arial" w:eastAsia="Arial" w:hAnsi="Arial"/>
          <w:color w:val="1C2D3E"/>
          <w:sz w:val="19"/>
          <w:szCs w:val="19"/>
        </w:rPr>
        <w:t xml:space="preserve">cdnUrl must be a permanent, publicly accessible HTTPS URL (R2 custom domain or CloudFront). The old storage_path (local filesystem path) is removed. Amazon SP-API rejects any listing payload where main_product_image_locator is not a reachable public URL.</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Product additions</w:t>
      </w:r>
    </w:p>
    <w:p>
      <w:pPr>
        <w:shd w:fill="F2F2F2" w:val="solid"/>
        <w:spacing w:before="0" w:after="0"/>
      </w:pPr>
      <w:r>
        <w:rPr>
          <w:rFonts w:ascii="Courier New" w:cs="Courier New" w:eastAsia="Courier New" w:hAnsi="Courier New"/>
          <w:color w:val="0F2D5A"/>
          <w:sz w:val="17"/>
          <w:szCs w:val="17"/>
        </w:rPr>
        <w:t xml:space="preserve">// Add to existing Product model:</w:t>
      </w:r>
    </w:p>
    <w:p>
      <w:pPr>
        <w:shd w:fill="F2F2F2" w:val="solid"/>
        <w:spacing w:before="0" w:after="0"/>
      </w:pPr>
      <w:r>
        <w:rPr>
          <w:rFonts w:ascii="Courier New" w:cs="Courier New" w:eastAsia="Courier New" w:hAnsi="Courier New"/>
          <w:color w:val="0F2D5A"/>
          <w:sz w:val="17"/>
          <w:szCs w:val="17"/>
        </w:rPr>
        <w:t xml:space="preserve">completenessScore Int     @default(0)   // 0–100, computed on every create/update</w:t>
      </w:r>
    </w:p>
    <w:p>
      <w:pPr>
        <w:shd w:fill="F2F2F2" w:val="solid"/>
        <w:spacing w:before="0" w:after="0"/>
      </w:pPr>
      <w:r>
        <w:rPr>
          <w:rFonts w:ascii="Courier New" w:cs="Courier New" w:eastAsia="Courier New" w:hAnsi="Courier New"/>
          <w:color w:val="0F2D5A"/>
          <w:sz w:val="17"/>
          <w:szCs w:val="17"/>
        </w:rPr>
        <w:t xml:space="preserve">mainImageId       String?               // FK to MediaAsset</w:t>
      </w:r>
    </w:p>
    <w:p>
      <w:pPr>
        <w:shd w:fill="F2F2F2" w:val="solid"/>
        <w:spacing w:before="0" w:after="0"/>
      </w:pPr>
      <w:r>
        <w:rPr>
          <w:rFonts w:ascii="Courier New" w:cs="Courier New" w:eastAsia="Courier New" w:hAnsi="Courier New"/>
          <w:color w:val="0F2D5A"/>
          <w:sz w:val="17"/>
          <w:szCs w:val="17"/>
        </w:rPr>
        <w:t xml:space="preserve">@@index([tenantId, completenessScore])  // enables sort by completeness in product list</w:t>
      </w:r>
    </w:p>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3.3 Integration domain — new in Phase 5-S2</w:t>
      </w:r>
    </w:p>
    <w:p>
      <w:pPr>
        <w:spacing w:before="160" w:after="80"/>
      </w:pPr>
      <w:r>
        <w:rPr>
          <w:rFonts w:ascii="Arial" w:cs="Arial" w:eastAsia="Arial" w:hAnsi="Arial"/>
          <w:b/>
          <w:bCs/>
          <w:color w:val="0E6655"/>
          <w:sz w:val="19"/>
          <w:szCs w:val="19"/>
        </w:rPr>
        <w:t xml:space="preserve">ConnectorDefinition — the registry of available connectors</w:t>
      </w:r>
    </w:p>
    <w:p>
      <w:pPr>
        <w:shd w:fill="F2F2F2" w:val="solid"/>
        <w:spacing w:before="0" w:after="0"/>
      </w:pPr>
      <w:r>
        <w:rPr>
          <w:rFonts w:ascii="Courier New" w:cs="Courier New" w:eastAsia="Courier New" w:hAnsi="Courier New"/>
          <w:color w:val="0F2D5A"/>
          <w:sz w:val="17"/>
          <w:szCs w:val="17"/>
        </w:rPr>
        <w:t xml:space="preserve">model ConnectorDefinition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slug             String         @unique  // "amazon-in" | "flipkart" | "meesho" | "ondc"</w:t>
      </w:r>
    </w:p>
    <w:p>
      <w:pPr>
        <w:shd w:fill="F2F2F2" w:val="solid"/>
        <w:spacing w:before="0" w:after="0"/>
      </w:pPr>
      <w:r>
        <w:rPr>
          <w:rFonts w:ascii="Courier New" w:cs="Courier New" w:eastAsia="Courier New" w:hAnsi="Courier New"/>
          <w:color w:val="0F2D5A"/>
          <w:sz w:val="17"/>
          <w:szCs w:val="17"/>
        </w:rPr>
        <w:t xml:space="preserve">  displayName      String</w:t>
      </w:r>
    </w:p>
    <w:p>
      <w:pPr>
        <w:shd w:fill="F2F2F2" w:val="solid"/>
        <w:spacing w:before="0" w:after="0"/>
      </w:pPr>
      <w:r>
        <w:rPr>
          <w:rFonts w:ascii="Courier New" w:cs="Courier New" w:eastAsia="Courier New" w:hAnsi="Courier New"/>
          <w:color w:val="0F2D5A"/>
          <w:sz w:val="17"/>
          <w:szCs w:val="17"/>
        </w:rPr>
        <w:t xml:space="preserve">  authType         ConnectorAuth  // OAUTH2_LWA | OAUTH2_AUTHCODE | API_KEY | STATIC | EXCEL_ONLY</w:t>
      </w:r>
    </w:p>
    <w:p>
      <w:pPr>
        <w:shd w:fill="F2F2F2" w:val="solid"/>
        <w:spacing w:before="0" w:after="0"/>
      </w:pPr>
      <w:r>
        <w:rPr>
          <w:rFonts w:ascii="Courier New" w:cs="Courier New" w:eastAsia="Courier New" w:hAnsi="Courier New"/>
          <w:color w:val="0F2D5A"/>
          <w:sz w:val="17"/>
          <w:szCs w:val="17"/>
        </w:rPr>
        <w:t xml:space="preserve">  capabilities     ConnectorCap[] // PUBLISH | VALIDATE | STATUS_SYNC | WEBHOOK_RECEIVE | EXCEL_EXPORT</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connectorVersion String         @default("1.0.0")</w:t>
      </w:r>
    </w:p>
    <w:p>
      <w:pPr>
        <w:shd w:fill="F2F2F2" w:val="solid"/>
        <w:spacing w:before="0" w:after="0"/>
      </w:pPr>
      <w:r>
        <w:rPr>
          <w:rFonts w:ascii="Courier New" w:cs="Courier New" w:eastAsia="Courier New" w:hAnsi="Courier New"/>
          <w:color w:val="0F2D5A"/>
          <w:sz w:val="17"/>
          <w:szCs w:val="17"/>
        </w:rPr>
        <w:t xml:space="preserve">  schemaVersion    String?        // e.g. "2021-08-01" for SP-API</w:t>
      </w:r>
    </w:p>
    <w:p>
      <w:pPr>
        <w:shd w:fill="F2F2F2" w:val="solid"/>
        <w:spacing w:before="0" w:after="0"/>
      </w:pPr>
      <w:r>
        <w:rPr>
          <w:rFonts w:ascii="Courier New" w:cs="Courier New" w:eastAsia="Courier New" w:hAnsi="Courier New"/>
          <w:color w:val="0F2D5A"/>
          <w:sz w:val="17"/>
          <w:szCs w:val="17"/>
        </w:rPr>
        <w:t xml:space="preserve">  isActive         Boolean        @default(true)</w:t>
      </w:r>
    </w:p>
    <w:p>
      <w:pPr>
        <w:shd w:fill="F2F2F2" w:val="solid"/>
        <w:spacing w:before="0" w:after="0"/>
      </w:pPr>
      <w:r>
        <w:rPr>
          <w:rFonts w:ascii="Courier New" w:cs="Courier New" w:eastAsia="Courier New" w:hAnsi="Courier New"/>
          <w:color w:val="0F2D5A"/>
          <w:sz w:val="17"/>
          <w:szCs w:val="17"/>
        </w:rPr>
        <w:t xml:space="preserve">  isDeprecated     Boolean        @default(false)</w:t>
      </w:r>
    </w:p>
    <w:p>
      <w:pPr>
        <w:shd w:fill="F2F2F2" w:val="solid"/>
        <w:spacing w:before="0" w:after="0"/>
      </w:pPr>
      <w:r>
        <w:rPr>
          <w:rFonts w:ascii="Courier New" w:cs="Courier New" w:eastAsia="Courier New" w:hAnsi="Courier New"/>
          <w:color w:val="0F2D5A"/>
          <w:sz w:val="17"/>
          <w:szCs w:val="17"/>
        </w:rPr>
        <w:t xml:space="preserve">  deprecationNote  String?</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ConnectorInstallation — a connector enabled for one tenant (multi-account aware)</w:t>
      </w:r>
    </w:p>
    <w:p>
      <w:pPr>
        <w:shd w:fill="F2F2F2" w:val="solid"/>
        <w:spacing w:before="0" w:after="0"/>
      </w:pPr>
      <w:r>
        <w:rPr>
          <w:rFonts w:ascii="Courier New" w:cs="Courier New" w:eastAsia="Courier New" w:hAnsi="Courier New"/>
          <w:color w:val="0F2D5A"/>
          <w:sz w:val="17"/>
          <w:szCs w:val="17"/>
        </w:rPr>
        <w:t xml:space="preserve">model ConnectorInstallation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connector          ConnectorDefinition @relation(fields:[connectorId], references:[id])</w:t>
      </w:r>
    </w:p>
    <w:p>
      <w:pPr>
        <w:shd w:fill="F2F2F2" w:val="solid"/>
        <w:spacing w:before="0" w:after="0"/>
      </w:pPr>
      <w:r>
        <w:rPr>
          <w:rFonts w:ascii="Courier New" w:cs="Courier New" w:eastAsia="Courier New" w:hAnsi="Courier New"/>
          <w:color w:val="0F2D5A"/>
          <w:sz w:val="17"/>
          <w:szCs w:val="17"/>
        </w:rPr>
        <w:t xml:space="preserve">  accountAlias       String            @default("primary") // "india", "uae", "store-2"</w:t>
      </w:r>
    </w:p>
    <w:p>
      <w:pPr>
        <w:shd w:fill="F2F2F2" w:val="solid"/>
        <w:spacing w:before="0" w:after="0"/>
      </w:pPr>
      <w:r>
        <w:rPr>
          <w:rFonts w:ascii="Courier New" w:cs="Courier New" w:eastAsia="Courier New" w:hAnsi="Courier New"/>
          <w:color w:val="0F2D5A"/>
          <w:sz w:val="17"/>
          <w:szCs w:val="17"/>
        </w:rPr>
        <w:t xml:space="preserve">  externalAccountRef String?           // Amazon sellerId, Shopify shop URL</w:t>
      </w:r>
    </w:p>
    <w:p>
      <w:pPr>
        <w:shd w:fill="F2F2F2" w:val="solid"/>
        <w:spacing w:before="0" w:after="0"/>
      </w:pPr>
      <w:r>
        <w:rPr>
          <w:rFonts w:ascii="Courier New" w:cs="Courier New" w:eastAsia="Courier New" w:hAnsi="Courier New"/>
          <w:color w:val="0F2D5A"/>
          <w:sz w:val="17"/>
          <w:szCs w:val="17"/>
        </w:rPr>
        <w:t xml:space="preserve">  status             InstallStatus     // ACTIVE | PAUSED | CREDENTIAL_EXPIRED | DISABLED</w:t>
      </w:r>
    </w:p>
    <w:p>
      <w:pPr>
        <w:shd w:fill="F2F2F2" w:val="solid"/>
        <w:spacing w:before="0" w:after="0"/>
      </w:pPr>
      <w:r>
        <w:rPr>
          <w:rFonts w:ascii="Courier New" w:cs="Courier New" w:eastAsia="Courier New" w:hAnsi="Courier New"/>
          <w:color w:val="0F2D5A"/>
          <w:sz w:val="17"/>
          <w:szCs w:val="17"/>
        </w:rPr>
        <w:t xml:space="preserve">  installedAt        DateTime          @default(now())</w:t>
      </w:r>
    </w:p>
    <w:p>
      <w:pPr>
        <w:shd w:fill="F2F2F2" w:val="solid"/>
        <w:spacing w:before="0" w:after="0"/>
      </w:pPr>
      <w:r>
        <w:rPr>
          <w:rFonts w:ascii="Courier New" w:cs="Courier New" w:eastAsia="Courier New" w:hAnsi="Courier New"/>
          <w:color w:val="0F2D5A"/>
          <w:sz w:val="17"/>
          <w:szCs w:val="17"/>
        </w:rPr>
        <w:t xml:space="preserve">  installedBy        String            // User.id</w:t>
      </w:r>
    </w:p>
    <w:p>
      <w:pPr>
        <w:shd w:fill="F2F2F2" w:val="solid"/>
        <w:spacing w:before="0" w:after="0"/>
      </w:pPr>
      <w:r>
        <w:rPr>
          <w:rFonts w:ascii="Courier New" w:cs="Courier New" w:eastAsia="Courier New" w:hAnsi="Courier New"/>
          <w:color w:val="0F2D5A"/>
          <w:sz w:val="17"/>
          <w:szCs w:val="17"/>
        </w:rPr>
        <w:t xml:space="preserve">  lastSyncAt         DateTime?</w:t>
      </w:r>
    </w:p>
    <w:p>
      <w:pPr>
        <w:shd w:fill="F2F2F2" w:val="solid"/>
        <w:spacing w:before="0" w:after="0"/>
      </w:pPr>
      <w:r>
        <w:rPr>
          <w:rFonts w:ascii="Courier New" w:cs="Courier New" w:eastAsia="Courier New" w:hAnsi="Courier New"/>
          <w:color w:val="0F2D5A"/>
          <w:sz w:val="17"/>
          <w:szCs w:val="17"/>
        </w:rPr>
        <w:t xml:space="preserve">  @@unique([tenantId, connectorId, accountAlias])  // allows multi-account</w:t>
      </w:r>
    </w:p>
    <w:p>
      <w:pPr>
        <w:shd w:fill="F2F2F2" w:val="solid"/>
        <w:spacing w:before="0" w:after="0"/>
      </w:pPr>
      <w:r>
        <w:rPr>
          <w:rFonts w:ascii="Courier New" w:cs="Courier New" w:eastAsia="Courier New" w:hAnsi="Courier New"/>
          <w:color w:val="0F2D5A"/>
          <w:sz w:val="17"/>
          <w:szCs w:val="17"/>
        </w:rPr>
        <w:t xml:space="preserve">  @@index([tenantId])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ConnectorCredential — encrypted token store with full lifecycle fields</w:t>
      </w:r>
    </w:p>
    <w:p>
      <w:pPr>
        <w:shd w:fill="F2F2F2" w:val="solid"/>
        <w:spacing w:before="0" w:after="0"/>
      </w:pPr>
      <w:r>
        <w:rPr>
          <w:rFonts w:ascii="Courier New" w:cs="Courier New" w:eastAsia="Courier New" w:hAnsi="Courier New"/>
          <w:color w:val="0F2D5A"/>
          <w:sz w:val="17"/>
          <w:szCs w:val="17"/>
        </w:rPr>
        <w:t xml:space="preserve">model ConnectorCredential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         // FK to ConnectorInstallation</w:t>
      </w:r>
    </w:p>
    <w:p>
      <w:pPr>
        <w:shd w:fill="F2F2F2" w:val="solid"/>
        <w:spacing w:before="0" w:after="0"/>
      </w:pPr>
      <w:r>
        <w:rPr>
          <w:rFonts w:ascii="Courier New" w:cs="Courier New" w:eastAsia="Courier New" w:hAnsi="Courier New"/>
          <w:color w:val="0F2D5A"/>
          <w:sz w:val="17"/>
          <w:szCs w:val="17"/>
        </w:rPr>
        <w:t xml:space="preserve">  credentialType  CredentialType // REFRESH_TOKEN | ACCESS_TOKEN | API_KEY | STATIC</w:t>
      </w:r>
    </w:p>
    <w:p>
      <w:pPr>
        <w:shd w:fill="F2F2F2" w:val="solid"/>
        <w:spacing w:before="0" w:after="0"/>
      </w:pPr>
      <w:r>
        <w:rPr>
          <w:rFonts w:ascii="Courier New" w:cs="Courier New" w:eastAsia="Courier New" w:hAnsi="Courier New"/>
          <w:color w:val="0F2D5A"/>
          <w:sz w:val="17"/>
          <w:szCs w:val="17"/>
        </w:rPr>
        <w:t xml:space="preserve">  encryptedValue  String         // AES-256-GCM encrypted</w:t>
      </w:r>
    </w:p>
    <w:p>
      <w:pPr>
        <w:shd w:fill="F2F2F2" w:val="solid"/>
        <w:spacing w:before="0" w:after="0"/>
      </w:pPr>
      <w:r>
        <w:rPr>
          <w:rFonts w:ascii="Courier New" w:cs="Courier New" w:eastAsia="Courier New" w:hAnsi="Courier New"/>
          <w:color w:val="0F2D5A"/>
          <w:sz w:val="17"/>
          <w:szCs w:val="17"/>
        </w:rPr>
        <w:t xml:space="preserve">  status          CredStatus     // ACTIVE | EXPIRED | REVOKED | INVALID</w:t>
      </w:r>
    </w:p>
    <w:p>
      <w:pPr>
        <w:shd w:fill="F2F2F2" w:val="solid"/>
        <w:spacing w:before="0" w:after="0"/>
      </w:pPr>
      <w:r>
        <w:rPr>
          <w:rFonts w:ascii="Courier New" w:cs="Courier New" w:eastAsia="Courier New" w:hAnsi="Courier New"/>
          <w:color w:val="0F2D5A"/>
          <w:sz w:val="17"/>
          <w:szCs w:val="17"/>
        </w:rPr>
        <w:t xml:space="preserve">  scope           String?        // OAuth scopes granted</w:t>
      </w:r>
    </w:p>
    <w:p>
      <w:pPr>
        <w:shd w:fill="F2F2F2" w:val="solid"/>
        <w:spacing w:before="0" w:after="0"/>
      </w:pPr>
      <w:r>
        <w:rPr>
          <w:rFonts w:ascii="Courier New" w:cs="Courier New" w:eastAsia="Courier New" w:hAnsi="Courier New"/>
          <w:color w:val="0F2D5A"/>
          <w:sz w:val="17"/>
          <w:szCs w:val="17"/>
        </w:rPr>
        <w:t xml:space="preserve">  expiresAt       DateTime?</w:t>
      </w:r>
    </w:p>
    <w:p>
      <w:pPr>
        <w:shd w:fill="F2F2F2" w:val="solid"/>
        <w:spacing w:before="0" w:after="0"/>
      </w:pPr>
      <w:r>
        <w:rPr>
          <w:rFonts w:ascii="Courier New" w:cs="Courier New" w:eastAsia="Courier New" w:hAnsi="Courier New"/>
          <w:color w:val="0F2D5A"/>
          <w:sz w:val="17"/>
          <w:szCs w:val="17"/>
        </w:rPr>
        <w:t xml:space="preserve">  lastValidatedAt DateTime?      // set by credential heartbeat worker</w:t>
      </w:r>
    </w:p>
    <w:p>
      <w:pPr>
        <w:shd w:fill="F2F2F2" w:val="solid"/>
        <w:spacing w:before="0" w:after="0"/>
      </w:pPr>
      <w:r>
        <w:rPr>
          <w:rFonts w:ascii="Courier New" w:cs="Courier New" w:eastAsia="Courier New" w:hAnsi="Courier New"/>
          <w:color w:val="0F2D5A"/>
          <w:sz w:val="17"/>
          <w:szCs w:val="17"/>
        </w:rPr>
        <w:t xml:space="preserve">  lastRefreshAt   DateTime?      // set on successful token refresh</w:t>
      </w:r>
    </w:p>
    <w:p>
      <w:pPr>
        <w:shd w:fill="F2F2F2" w:val="solid"/>
        <w:spacing w:before="0" w:after="0"/>
      </w:pPr>
      <w:r>
        <w:rPr>
          <w:rFonts w:ascii="Courier New" w:cs="Courier New" w:eastAsia="Courier New" w:hAnsi="Courier New"/>
          <w:color w:val="0F2D5A"/>
          <w:sz w:val="17"/>
          <w:szCs w:val="17"/>
        </w:rPr>
        <w:t xml:space="preserve">  failureReason   String?        // set when status → EXPIRED or INVALID</w:t>
      </w:r>
    </w:p>
    <w:p>
      <w:pPr>
        <w:shd w:fill="F2F2F2" w:val="solid"/>
        <w:spacing w:before="0" w:after="0"/>
      </w:pPr>
      <w:r>
        <w:rPr>
          <w:rFonts w:ascii="Courier New" w:cs="Courier New" w:eastAsia="Courier New" w:hAnsi="Courier New"/>
          <w:color w:val="0F2D5A"/>
          <w:sz w:val="17"/>
          <w:szCs w:val="17"/>
        </w:rPr>
        <w:t xml:space="preserve">  metadata        Json?          // connector-specific extra fields</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@@unique([installationId, credentialType])</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ConnectorSubmission — authoritative record of every listing attempt</w:t>
      </w:r>
    </w:p>
    <w:p>
      <w:pPr>
        <w:shd w:fill="F2F2F2" w:val="solid"/>
        <w:spacing w:before="0" w:after="0"/>
      </w:pPr>
      <w:r>
        <w:rPr>
          <w:rFonts w:ascii="Courier New" w:cs="Courier New" w:eastAsia="Courier New" w:hAnsi="Courier New"/>
          <w:color w:val="0F2D5A"/>
          <w:sz w:val="17"/>
          <w:szCs w:val="17"/>
        </w:rPr>
        <w:t xml:space="preserve">model ConnectorSubmission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idempotencyKey   String           @unique  // prevents duplicate submissions</w:t>
      </w:r>
    </w:p>
    <w:p>
      <w:pPr>
        <w:shd w:fill="F2F2F2" w:val="solid"/>
        <w:spacing w:before="0" w:after="0"/>
      </w:pPr>
      <w:r>
        <w:rPr>
          <w:rFonts w:ascii="Courier New" w:cs="Courier New" w:eastAsia="Courier New" w:hAnsi="Courier New"/>
          <w:color w:val="0F2D5A"/>
          <w:sz w:val="17"/>
          <w:szCs w:val="17"/>
        </w:rPr>
        <w:t xml:space="preserve">  submissionType   SubmissionType   // VALIDATE | PUBLISH | UPDATE | EXPORT_FILE</w:t>
      </w:r>
    </w:p>
    <w:p>
      <w:pPr>
        <w:shd w:fill="F2F2F2" w:val="solid"/>
        <w:spacing w:before="0" w:after="0"/>
      </w:pPr>
      <w:r>
        <w:rPr>
          <w:rFonts w:ascii="Courier New" w:cs="Courier New" w:eastAsia="Courier New" w:hAnsi="Courier New"/>
          <w:color w:val="0F2D5A"/>
          <w:sz w:val="17"/>
          <w:szCs w:val="17"/>
        </w:rPr>
        <w:t xml:space="preserve">  source           SubmissionSource // MANUAL | AUTO_RETRY | WEBHOOK_SYNC</w:t>
      </w:r>
    </w:p>
    <w:p>
      <w:pPr>
        <w:shd w:fill="F2F2F2" w:val="solid"/>
        <w:spacing w:before="0" w:after="0"/>
      </w:pPr>
      <w:r>
        <w:rPr>
          <w:rFonts w:ascii="Courier New" w:cs="Courier New" w:eastAsia="Courier New" w:hAnsi="Courier New"/>
          <w:color w:val="0F2D5A"/>
          <w:sz w:val="17"/>
          <w:szCs w:val="17"/>
        </w:rPr>
        <w:t xml:space="preserve">  attemptNumber    Int              @default(1)</w:t>
      </w:r>
    </w:p>
    <w:p>
      <w:pPr>
        <w:shd w:fill="F2F2F2" w:val="solid"/>
        <w:spacing w:before="0" w:after="0"/>
      </w:pPr>
      <w:r>
        <w:rPr>
          <w:rFonts w:ascii="Courier New" w:cs="Courier New" w:eastAsia="Courier New" w:hAnsi="Courier New"/>
          <w:color w:val="0F2D5A"/>
          <w:sz w:val="17"/>
          <w:szCs w:val="17"/>
        </w:rPr>
        <w:t xml:space="preserve">  status           SubmissionStatus // PENDING | SUCCESS | REJECTED | SUPPRESSED | ERROR</w:t>
      </w:r>
    </w:p>
    <w:p>
      <w:pPr>
        <w:shd w:fill="F2F2F2" w:val="solid"/>
        <w:spacing w:before="0" w:after="0"/>
      </w:pPr>
      <w:r>
        <w:rPr>
          <w:rFonts w:ascii="Courier New" w:cs="Courier New" w:eastAsia="Courier New" w:hAnsi="Courier New"/>
          <w:color w:val="0F2D5A"/>
          <w:sz w:val="17"/>
          <w:szCs w:val="17"/>
        </w:rPr>
        <w:t xml:space="preserve">  externalRef      String?          // Amazon ASIN, Flipkart FSN, Meesho upload ID</w:t>
      </w:r>
    </w:p>
    <w:p>
      <w:pPr>
        <w:shd w:fill="F2F2F2" w:val="solid"/>
        <w:spacing w:before="0" w:after="0"/>
      </w:pPr>
      <w:r>
        <w:rPr>
          <w:rFonts w:ascii="Courier New" w:cs="Courier New" w:eastAsia="Courier New" w:hAnsi="Courier New"/>
          <w:color w:val="0F2D5A"/>
          <w:sz w:val="17"/>
          <w:szCs w:val="17"/>
        </w:rPr>
        <w:t xml:space="preserve">  payloadSnapshot  Json             // what was sent — immutable</w:t>
      </w:r>
    </w:p>
    <w:p>
      <w:pPr>
        <w:shd w:fill="F2F2F2" w:val="solid"/>
        <w:spacing w:before="0" w:after="0"/>
      </w:pPr>
      <w:ins w:id="105" w:author="Claude" w:date="2026-03-02T00:00:00Z">
        <w:r>
          <w:rPr>
            <w:rFonts w:ascii="Courier New" w:cs="Courier New" w:eastAsia="Courier New" w:hAnsi="Courier New"/>
            <w:color w:val="0F2D5A"/>
            <w:sz w:val="17"/>
            <w:szCs w:val="17"/>
          </w:rPr>
          <w:t xml:space="preserve">  // GOVERNANCE: payloadSnapshot may contain PII. Retention: redact after 90 days via scheduled job; delete row after 365 days. Do not log raw value.</w:t>
        </w:r>
      </w:ins>
    </w:p>
    <w:p>
      <w:pPr>
        <w:shd w:fill="F2F2F2" w:val="solid"/>
        <w:spacing w:before="0" w:after="0"/>
      </w:pPr>
      <w:r>
        <w:rPr>
          <w:rFonts w:ascii="Courier New" w:cs="Courier New" w:eastAsia="Courier New" w:hAnsi="Courier New"/>
          <w:color w:val="0F2D5A"/>
          <w:sz w:val="17"/>
          <w:szCs w:val="17"/>
        </w:rPr>
        <w:t xml:space="preserve">  channelErrors    Json?            // structured error list from channel response</w:t>
      </w:r>
    </w:p>
    <w:p>
      <w:pPr>
        <w:shd w:fill="F2F2F2" w:val="solid"/>
        <w:spacing w:before="0" w:after="0"/>
      </w:pPr>
      <w:r>
        <w:rPr>
          <w:rFonts w:ascii="Courier New" w:cs="Courier New" w:eastAsia="Courier New" w:hAnsi="Courier New"/>
          <w:color w:val="0F2D5A"/>
          <w:sz w:val="17"/>
          <w:szCs w:val="17"/>
        </w:rPr>
        <w:t xml:space="preserve">  submittedAt      DateTime         @default(now())</w:t>
      </w:r>
    </w:p>
    <w:p>
      <w:pPr>
        <w:shd w:fill="F2F2F2" w:val="solid"/>
        <w:spacing w:before="0" w:after="0"/>
      </w:pPr>
      <w:r>
        <w:rPr>
          <w:rFonts w:ascii="Courier New" w:cs="Courier New" w:eastAsia="Courier New" w:hAnsi="Courier New"/>
          <w:color w:val="0F2D5A"/>
          <w:sz w:val="17"/>
          <w:szCs w:val="17"/>
        </w:rPr>
        <w:t xml:space="preserve">  resolvedAt       DateTime?</w:t>
      </w:r>
    </w:p>
    <w:p>
      <w:pPr>
        <w:shd w:fill="F2F2F2" w:val="solid"/>
        <w:spacing w:before="0" w:after="0"/>
      </w:pPr>
      <w:r>
        <w:rPr>
          <w:rFonts w:ascii="Courier New" w:cs="Courier New" w:eastAsia="Courier New" w:hAnsi="Courier New"/>
          <w:color w:val="0F2D5A"/>
          <w:sz w:val="17"/>
          <w:szCs w:val="17"/>
        </w:rPr>
        <w:t xml:space="preserve">  @@index([tenantId, installationId, status])</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ConnectorWebhookEvent — inbound async channel notifications</w:t>
      </w:r>
    </w:p>
    <w:p>
      <w:pPr>
        <w:shd w:fill="F2F2F2" w:val="solid"/>
        <w:spacing w:before="0" w:after="0"/>
      </w:pPr>
      <w:r>
        <w:rPr>
          <w:rFonts w:ascii="Courier New" w:cs="Courier New" w:eastAsia="Courier New" w:hAnsi="Courier New"/>
          <w:color w:val="0F2D5A"/>
          <w:sz w:val="17"/>
          <w:szCs w:val="17"/>
        </w:rPr>
        <w:t xml:space="preserve">model ConnectorWebhookEvent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externalEventId String   </w:t>
      </w:r>
      <w:del w:id="103" w:author="Claude" w:date="2026-03-02T00:00:00Z">
        <w:r>
          <w:rPr>
            <w:rFonts w:ascii="Courier New" w:cs="Courier New" w:eastAsia="Courier New" w:hAnsi="Courier New"/>
            <w:color w:val="0F2D5A"/>
            <w:sz w:val="17"/>
            <w:szCs w:val="17"/>
          </w:rPr>
          <w:delText>@unique  </w:delText>
        </w:r>
      </w:del>
      <w:r>
        <w:rPr>
          <w:rFonts w:ascii="Courier New" w:cs="Courier New" w:eastAsia="Courier New" w:hAnsi="Courier New"/>
          <w:color w:val="0F2D5A"/>
          <w:sz w:val="17"/>
          <w:szCs w:val="17"/>
        </w:rPr>
        <w:t>// channel-assigned event ID — deduplication</w:t>
      </w:r>
    </w:p>
    <w:p>
      <w:pPr>
        <w:shd w:fill="F2F2F2" w:val="solid"/>
        <w:spacing w:before="0" w:after="0"/>
      </w:pPr>
      <w:r>
        <w:rPr>
          <w:rFonts w:ascii="Courier New" w:cs="Courier New" w:eastAsia="Courier New" w:hAnsi="Courier New"/>
          <w:color w:val="0F2D5A"/>
          <w:sz w:val="17"/>
          <w:szCs w:val="17"/>
        </w:rPr>
        <w:t xml:space="preserve">  eventType       String   // "LISTINGS_ITEM_ISSUES_CHANGE", "LISTING_STATUS_CHANGE"</w:t>
      </w:r>
    </w:p>
    <w:p>
      <w:pPr>
        <w:shd w:fill="F2F2F2" w:val="solid"/>
        <w:spacing w:before="0" w:after="0"/>
      </w:pPr>
      <w:r>
        <w:rPr>
          <w:rFonts w:ascii="Courier New" w:cs="Courier New" w:eastAsia="Courier New" w:hAnsi="Courier New"/>
          <w:color w:val="0F2D5A"/>
          <w:sz w:val="17"/>
          <w:szCs w:val="17"/>
        </w:rPr>
        <w:t xml:space="preserve">  payload         Json     // raw webhook body — </w:t>
      </w:r>
      <w:del w:id="106" w:author="Claude" w:date="2026-03-02T00:00:00Z">
        <w:r>
          <w:rPr>
            <w:rFonts w:ascii="Courier New" w:cs="Courier New" w:eastAsia="Courier New" w:hAnsi="Courier New"/>
            <w:color w:val="0F2D5A"/>
            <w:sz w:val="17"/>
            <w:szCs w:val="17"/>
          </w:rPr>
          <w:delText>stored verbatim</w:delText>
        </w:r>
      </w:del>
      <w:ins w:id="107" w:author="Claude" w:date="2026-03-02T00:00:00Z">
        <w:r>
          <w:rPr>
            <w:rFonts w:ascii="Courier New" w:cs="Courier New" w:eastAsia="Courier New" w:hAnsi="Courier New"/>
            <w:color w:val="0F2D5A"/>
            <w:sz w:val="17"/>
            <w:szCs w:val="17"/>
          </w:rPr>
          <w:t>subject to governance policy (see payloadSnapshot note)</w:t>
        </w:r>
      </w:ins>
    </w:p>
    <w:p>
      <w:pPr>
        <w:shd w:fill="F2F2F2" w:val="solid"/>
        <w:spacing w:before="0" w:after="0"/>
      </w:pPr>
      <w:ins w:id="108" w:author="Claude" w:date="2026-03-02T00:00:00Z">
        <w:r>
          <w:rPr>
            <w:rFonts w:ascii="Courier New" w:cs="Courier New" w:eastAsia="Courier New" w:hAnsi="Courier New"/>
            <w:color w:val="0F2D5A"/>
            <w:sz w:val="17"/>
            <w:szCs w:val="17"/>
          </w:rPr>
          <w:t xml:space="preserve">  // GOVERNANCE: payload may contain PII. Redact sensitive fields after 90 days; purge row after 365 days.</w:t>
        </w:r>
      </w:ins>
    </w:p>
    <w:p>
      <w:pPr>
        <w:shd w:fill="F2F2F2" w:val="solid"/>
        <w:spacing w:before="0" w:after="0"/>
      </w:pPr>
      <w:r>
        <w:rPr>
          <w:rFonts w:ascii="Courier New" w:cs="Courier New" w:eastAsia="Courier New" w:hAnsi="Courier New"/>
          <w:color w:val="0F2D5A"/>
          <w:sz w:val="17"/>
          <w:szCs w:val="17"/>
        </w:rPr>
        <w:t xml:space="preserve">  receivedAt      DateTime @default(now())</w:t>
      </w:r>
    </w:p>
    <w:p>
      <w:pPr>
        <w:shd w:fill="F2F2F2" w:val="solid"/>
        <w:spacing w:before="0" w:after="0"/>
      </w:pPr>
      <w:r>
        <w:rPr>
          <w:rFonts w:ascii="Courier New" w:cs="Courier New" w:eastAsia="Courier New" w:hAnsi="Courier New"/>
          <w:color w:val="0F2D5A"/>
          <w:sz w:val="17"/>
          <w:szCs w:val="17"/>
        </w:rPr>
        <w:t xml:space="preserve">  processedAt     DateTime?</w:t>
      </w:r>
    </w:p>
    <w:p>
      <w:pPr>
        <w:shd w:fill="F2F2F2" w:val="solid"/>
        <w:spacing w:before="0" w:after="0"/>
      </w:pPr>
      <w:r>
        <w:rPr>
          <w:rFonts w:ascii="Courier New" w:cs="Courier New" w:eastAsia="Courier New" w:hAnsi="Courier New"/>
          <w:color w:val="0F2D5A"/>
          <w:sz w:val="17"/>
          <w:szCs w:val="17"/>
        </w:rPr>
        <w:t xml:space="preserve">  submissionId    String?  // resolved FK to ConnectorSubmission</w:t>
      </w:r>
    </w:p>
    <w:p>
      <w:pPr>
        <w:shd w:fill="F2F2F2" w:val="solid"/>
        <w:spacing w:before="0" w:after="0"/>
      </w:pPr>
      <w:r>
        <w:rPr>
          <w:rFonts w:ascii="Courier New" w:cs="Courier New" w:eastAsia="Courier New" w:hAnsi="Courier New"/>
          <w:color w:val="0F2D5A"/>
          <w:sz w:val="17"/>
          <w:szCs w:val="17"/>
        </w:rPr>
        <w:t xml:space="preserve">  @@index([tenantId, installationId, processedAt])</w:t>
      </w:r>
    </w:p>
    <w:p>
      <w:pPr>
        <w:shd w:fill="F2F2F2" w:val="solid"/>
        <w:spacing w:before="0" w:after="0"/>
      </w:pPr>
      <w:ins w:id="104" w:author="Claude" w:date="2026-03-02T00:00:00Z">
        <w:r>
          <w:rPr>
            <w:rFonts w:ascii="Courier New" w:cs="Courier New" w:eastAsia="Courier New" w:hAnsi="Courier New"/>
            <w:color w:val="0F2D5A"/>
            <w:sz w:val="17"/>
            <w:szCs w:val="17"/>
          </w:rPr>
          <w:t xml:space="preserve">  @@unique([installationId, externalEventId])  // scoped per installation — providers only guarantee uniqueness per account</w:t>
        </w:r>
      </w:ins>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3.4 Enums</w:t>
      </w:r>
    </w:p>
    <w:p>
      <w:pPr>
        <w:shd w:fill="F2F2F2" w:val="solid"/>
        <w:spacing w:before="0" w:after="0"/>
      </w:pPr>
      <w:r>
        <w:rPr>
          <w:rFonts w:ascii="Courier New" w:cs="Courier New" w:eastAsia="Courier New" w:hAnsi="Courier New"/>
          <w:color w:val="0F2D5A"/>
          <w:sz w:val="17"/>
          <w:szCs w:val="17"/>
        </w:rPr>
        <w:t xml:space="preserve">enum ConnectorAuth   { OAUTH2_LWA OAUTH2_AUTHCODE API_KEY STATIC EXCEL_ONLY }</w:t>
      </w:r>
    </w:p>
    <w:p>
      <w:pPr>
        <w:shd w:fill="F2F2F2" w:val="solid"/>
        <w:spacing w:before="0" w:after="0"/>
      </w:pPr>
      <w:r>
        <w:rPr>
          <w:rFonts w:ascii="Courier New" w:cs="Courier New" w:eastAsia="Courier New" w:hAnsi="Courier New"/>
          <w:color w:val="0F2D5A"/>
          <w:sz w:val="17"/>
          <w:szCs w:val="17"/>
        </w:rPr>
        <w:t xml:space="preserve">enum ConnectorCap    { PUBLISH VALIDATE STATUS_SYNC WEBHOOK_RECEIVE EXCEL_EXPORT }</w:t>
      </w:r>
    </w:p>
    <w:p>
      <w:pPr>
        <w:shd w:fill="F2F2F2" w:val="solid"/>
        <w:spacing w:before="0" w:after="0"/>
      </w:pPr>
      <w:r>
        <w:rPr>
          <w:rFonts w:ascii="Courier New" w:cs="Courier New" w:eastAsia="Courier New" w:hAnsi="Courier New"/>
          <w:color w:val="0F2D5A"/>
          <w:sz w:val="17"/>
          <w:szCs w:val="17"/>
        </w:rPr>
        <w:t xml:space="preserve">enum InstallStatus   { ACTIVE PAUSED CREDENTIAL_EXPIRED DISABLED }</w:t>
      </w:r>
    </w:p>
    <w:p>
      <w:pPr>
        <w:shd w:fill="F2F2F2" w:val="solid"/>
        <w:spacing w:before="0" w:after="0"/>
      </w:pPr>
      <w:r>
        <w:rPr>
          <w:rFonts w:ascii="Courier New" w:cs="Courier New" w:eastAsia="Courier New" w:hAnsi="Courier New"/>
          <w:color w:val="0F2D5A"/>
          <w:sz w:val="17"/>
          <w:szCs w:val="17"/>
        </w:rPr>
        <w:t xml:space="preserve">enum CredentialType  { REFRESH_TOKEN ACCESS_TOKEN API_KEY STATIC }</w:t>
      </w:r>
    </w:p>
    <w:p>
      <w:pPr>
        <w:shd w:fill="F2F2F2" w:val="solid"/>
        <w:spacing w:before="0" w:after="0"/>
      </w:pPr>
      <w:r>
        <w:rPr>
          <w:rFonts w:ascii="Courier New" w:cs="Courier New" w:eastAsia="Courier New" w:hAnsi="Courier New"/>
          <w:color w:val="0F2D5A"/>
          <w:sz w:val="17"/>
          <w:szCs w:val="17"/>
        </w:rPr>
        <w:t xml:space="preserve">enum CredStatus      { ACTIVE EXPIRED REVOKED INVALID }</w:t>
      </w:r>
    </w:p>
    <w:p>
      <w:pPr>
        <w:shd w:fill="F2F2F2" w:val="solid"/>
        <w:spacing w:before="0" w:after="0"/>
      </w:pPr>
      <w:r>
        <w:rPr>
          <w:rFonts w:ascii="Courier New" w:cs="Courier New" w:eastAsia="Courier New" w:hAnsi="Courier New"/>
          <w:color w:val="0F2D5A"/>
          <w:sz w:val="17"/>
          <w:szCs w:val="17"/>
        </w:rPr>
        <w:t xml:space="preserve">enum SubmissionType  { VALIDATE PUBLISH UPDATE EXPORT_FILE }</w:t>
      </w:r>
    </w:p>
    <w:p>
      <w:pPr>
        <w:shd w:fill="F2F2F2" w:val="solid"/>
        <w:spacing w:before="0" w:after="0"/>
      </w:pPr>
      <w:r>
        <w:rPr>
          <w:rFonts w:ascii="Courier New" w:cs="Courier New" w:eastAsia="Courier New" w:hAnsi="Courier New"/>
          <w:color w:val="0F2D5A"/>
          <w:sz w:val="17"/>
          <w:szCs w:val="17"/>
        </w:rPr>
        <w:t xml:space="preserve">enum SubmissionSource{ MANUAL AUTO_RETRY WEBHOOK_SYNC }</w:t>
      </w:r>
    </w:p>
    <w:p>
      <w:pPr>
        <w:shd w:fill="F2F2F2" w:val="solid"/>
        <w:spacing w:before="0" w:after="0"/>
      </w:pPr>
      <w:r>
        <w:rPr>
          <w:rFonts w:ascii="Courier New" w:cs="Courier New" w:eastAsia="Courier New" w:hAnsi="Courier New"/>
          <w:color w:val="0F2D5A"/>
          <w:sz w:val="17"/>
          <w:szCs w:val="17"/>
        </w:rPr>
        <w:t xml:space="preserve">enum SubmissionStatus{ PENDING SUCCESS REJECTED SUPPRESSED ERROR }</w:t>
      </w:r>
    </w:p>
    <w:p>
      <w:r>
        <w:br w:type="page"/>
      </w:r>
    </w:p>
    <w:p>
      <w:pPr>
        <w:pBdr>
          <w:bottom w:val="single" w:color="0F2D5A" w:sz="3"/>
        </w:pBdr>
        <w:spacing w:before="520" w:after="180"/>
      </w:pPr>
      <w:r>
        <w:rPr>
          <w:rFonts w:ascii="Arial" w:cs="Arial" w:eastAsia="Arial" w:hAnsi="Arial"/>
          <w:b/>
          <w:bCs/>
          <w:color w:val="0F2D5A"/>
          <w:sz w:val="30"/>
          <w:szCs w:val="30"/>
        </w:rPr>
        <w:t xml:space="preserve">4. Connector Contract — TypeScript Interface</w:t>
      </w:r>
    </w:p>
    <w:p>
      <w:pPr>
        <w:spacing w:before="80" w:after="80"/>
      </w:pPr>
      <w:r>
        <w:rPr>
          <w:rFonts w:ascii="Arial" w:cs="Arial" w:eastAsia="Arial" w:hAnsi="Arial"/>
          <w:color w:val="1C2D3E"/>
          <w:sz w:val="19"/>
          <w:szCs w:val="19"/>
        </w:rPr>
        <w:t xml:space="preserve">Every connector implements this interface. A connector that does not implement a required method will fail TypeScript compilation. Methods marked optional (?) can be added incrementally as the connector matures.</w:t>
      </w:r>
    </w:p>
    <w:p>
      <w:pPr>
        <w:spacing w:before="80" w:after="80"/>
      </w:pPr>
      <w:r>
        <w:rPr>
          <w:rFonts w:ascii="Arial" w:cs="Arial" w:eastAsia="Arial" w:hAnsi="Arial"/>
          <w:b/>
          <w:bCs/>
          <w:color w:val="1C2D3E"/>
          <w:sz w:val="19"/>
          <w:szCs w:val="19"/>
        </w:rPr>
        <w:t xml:space="preserve">Lean first: </w:t>
      </w:r>
      <w:r>
        <w:rPr>
          <w:rFonts w:ascii="Arial" w:cs="Arial" w:eastAsia="Arial" w:hAnsi="Arial"/>
          <w:color w:val="1C2D3E"/>
          <w:sz w:val="19"/>
          <w:szCs w:val="19"/>
        </w:rPr>
        <w:t xml:space="preserve">Ship with five required methods in P5-S2. Add the optional methods as connectors need them. Do not spend a sprint perfecting the interface before Amazon OAuth is working.</w:t>
      </w:r>
    </w:p>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4.1 Core interface</w:t>
      </w:r>
    </w:p>
    <w:p>
      <w:pPr>
        <w:shd w:fill="F2F2F2" w:val="solid"/>
        <w:spacing w:before="0" w:after="0"/>
      </w:pPr>
      <w:r>
        <w:rPr>
          <w:rFonts w:ascii="Courier New" w:cs="Courier New" w:eastAsia="Courier New" w:hAnsi="Courier New"/>
          <w:color w:val="0F2D5A"/>
          <w:sz w:val="17"/>
          <w:szCs w:val="17"/>
        </w:rPr>
        <w:t xml:space="preserve">// apps/api/src/connector-framework/connector.interface.ts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interface ConnectorInterface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Identity (required) ─────────────────────────────────────────</w:t>
      </w:r>
    </w:p>
    <w:p>
      <w:pPr>
        <w:shd w:fill="F2F2F2" w:val="solid"/>
        <w:spacing w:before="0" w:after="0"/>
      </w:pPr>
      <w:r>
        <w:rPr>
          <w:rFonts w:ascii="Courier New" w:cs="Courier New" w:eastAsia="Courier New" w:hAnsi="Courier New"/>
          <w:color w:val="0F2D5A"/>
          <w:sz w:val="17"/>
          <w:szCs w:val="17"/>
        </w:rPr>
        <w:t xml:space="preserve">  readonly slug:         string;</w:t>
      </w:r>
    </w:p>
    <w:p>
      <w:pPr>
        <w:shd w:fill="F2F2F2" w:val="solid"/>
        <w:spacing w:before="0" w:after="0"/>
      </w:pPr>
      <w:r>
        <w:rPr>
          <w:rFonts w:ascii="Courier New" w:cs="Courier New" w:eastAsia="Courier New" w:hAnsi="Courier New"/>
          <w:color w:val="0F2D5A"/>
          <w:sz w:val="17"/>
          <w:szCs w:val="17"/>
        </w:rPr>
        <w:t xml:space="preserve">  readonly displayName:  string;</w:t>
      </w:r>
    </w:p>
    <w:p>
      <w:pPr>
        <w:shd w:fill="F2F2F2" w:val="solid"/>
        <w:spacing w:before="0" w:after="0"/>
      </w:pPr>
      <w:r>
        <w:rPr>
          <w:rFonts w:ascii="Courier New" w:cs="Courier New" w:eastAsia="Courier New" w:hAnsi="Courier New"/>
          <w:color w:val="0F2D5A"/>
          <w:sz w:val="17"/>
          <w:szCs w:val="17"/>
        </w:rPr>
        <w:t xml:space="preserve">  readonly capabilities: ConnectorCap[];</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Required methods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stored credentials are still active.</w:t>
      </w:r>
    </w:p>
    <w:p>
      <w:pPr>
        <w:shd w:fill="F2F2F2" w:val="solid"/>
        <w:spacing w:before="0" w:after="0"/>
      </w:pPr>
      <w:r>
        <w:rPr>
          <w:rFonts w:ascii="Courier New" w:cs="Courier New" w:eastAsia="Courier New" w:hAnsi="Courier New"/>
          <w:color w:val="0F2D5A"/>
          <w:sz w:val="17"/>
          <w:szCs w:val="17"/>
        </w:rPr>
        <w:t xml:space="preserve">      Called on installation and by the 6-hour credential heartbeat. */</w:t>
      </w:r>
    </w:p>
    <w:p>
      <w:pPr>
        <w:shd w:fill="F2F2F2" w:val="solid"/>
        <w:spacing w:before="0" w:after="0"/>
      </w:pPr>
      <w:r>
        <w:rPr>
          <w:rFonts w:ascii="Courier New" w:cs="Courier New" w:eastAsia="Courier New" w:hAnsi="Courier New"/>
          <w:color w:val="0F2D5A"/>
          <w:sz w:val="17"/>
          <w:szCs w:val="17"/>
        </w:rPr>
        <w:t xml:space="preserve">  validateCredentials(ctx: ConnectorContext): Promise&lt;boolean&gt;;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a product payload WITHOUT submitting it.</w:t>
      </w:r>
    </w:p>
    <w:p>
      <w:pPr>
        <w:shd w:fill="F2F2F2" w:val="solid"/>
        <w:spacing w:before="0" w:after="0"/>
      </w:pPr>
      <w:r>
        <w:rPr>
          <w:rFonts w:ascii="Courier New" w:cs="Courier New" w:eastAsia="Courier New" w:hAnsi="Courier New"/>
          <w:color w:val="0F2D5A"/>
          <w:sz w:val="17"/>
          <w:szCs w:val="17"/>
        </w:rPr>
        <w:t xml:space="preserve">      Amazon: VALIDATION_PREVIEW mode (live API, authoritative).</w:t>
      </w:r>
    </w:p>
    <w:p>
      <w:pPr>
        <w:shd w:fill="F2F2F2" w:val="solid"/>
        <w:spacing w:before="0" w:after="0"/>
      </w:pPr>
      <w:r>
        <w:rPr>
          <w:rFonts w:ascii="Courier New" w:cs="Courier New" w:eastAsia="Courier New" w:hAnsi="Courier New"/>
          <w:color w:val="0F2D5A"/>
          <w:sz w:val="17"/>
          <w:szCs w:val="17"/>
        </w:rPr>
        <w:t xml:space="preserve">      Others: local rules until channel supports dry-run. */</w:t>
      </w:r>
    </w:p>
    <w:p>
      <w:pPr>
        <w:shd w:fill="F2F2F2" w:val="solid"/>
        <w:spacing w:before="0" w:after="0"/>
      </w:pPr>
      <w:r>
        <w:rPr>
          <w:rFonts w:ascii="Courier New" w:cs="Courier New" w:eastAsia="Courier New" w:hAnsi="Courier New"/>
          <w:color w:val="0F2D5A"/>
          <w:sz w:val="17"/>
          <w:szCs w:val="17"/>
        </w:rPr>
        <w:t xml:space="preserve">  validateProduct(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Promise&lt;ValidationResult&gt;;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Translate channel-native error codes to seller-readable messages. */</w:t>
      </w:r>
    </w:p>
    <w:p>
      <w:pPr>
        <w:shd w:fill="F2F2F2" w:val="solid"/>
        <w:spacing w:before="0" w:after="0"/>
      </w:pPr>
      <w:r>
        <w:rPr>
          <w:rFonts w:ascii="Courier New" w:cs="Courier New" w:eastAsia="Courier New" w:hAnsi="Courier New"/>
          <w:color w:val="0F2D5A"/>
          <w:sz w:val="17"/>
          <w:szCs w:val="17"/>
        </w:rPr>
        <w:t xml:space="preserve">  normaliseError(errorCode: string, rawMessage: string): </w:t>
      </w:r>
      <w:del w:id="109" w:author="Claude" w:date="2026-03-02T00:00:00Z">
        <w:r>
          <w:rPr>
            <w:rFonts w:ascii="Courier New" w:cs="Courier New" w:eastAsia="Courier New" w:hAnsi="Courier New"/>
            <w:color w:val="0F2D5A"/>
            <w:sz w:val="17"/>
            <w:szCs w:val="17"/>
          </w:rPr>
          <w:delText>string;</w:delText>
        </w:r>
      </w:del>
      <w:ins w:id="110" w:author="Claude" w:date="2026-03-02T00:00:00Z">
        <w:r>
          <w:rPr>
            <w:rFonts w:ascii="Courier New" w:cs="Courier New" w:eastAsia="Courier New" w:hAnsi="Courier New"/>
            <w:color w:val="0F2D5A"/>
            <w:sz w:val="17"/>
            <w:szCs w:val="17"/>
          </w:rPr>
          <w:t xml:space="preserve">ConnectorIssue; // structured — aligns with ConnectorIssue.sellerMessage, .code, .severity</w:t>
        </w:r>
      </w:ins>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Optional methods (add as connector matures)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Exchange an OAuth callback code for tokens and store encrypted. */</w:t>
      </w:r>
    </w:p>
    <w:p>
      <w:pPr>
        <w:shd w:fill="F2F2F2" w:val="solid"/>
        <w:spacing w:before="0" w:after="0"/>
      </w:pPr>
      <w:r>
        <w:rPr>
          <w:rFonts w:ascii="Courier New" w:cs="Courier New" w:eastAsia="Courier New" w:hAnsi="Courier New"/>
          <w:color w:val="0F2D5A"/>
          <w:sz w:val="17"/>
          <w:szCs w:val="17"/>
        </w:rPr>
        <w:t xml:space="preserve">  handleOAuthCallback?(</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params: Record&lt;string, string&gt;</w:t>
      </w:r>
    </w:p>
    <w:p>
      <w:pPr>
        <w:shd w:fill="F2F2F2" w:val="solid"/>
        <w:spacing w:before="0" w:after="0"/>
      </w:pPr>
      <w:r>
        <w:rPr>
          <w:rFonts w:ascii="Courier New" w:cs="Courier New" w:eastAsia="Courier New" w:hAnsi="Courier New"/>
          <w:color w:val="0F2D5A"/>
          <w:sz w:val="17"/>
          <w:szCs w:val="17"/>
        </w:rPr>
        <w:t xml:space="preserve">  ): Promise&lt;void&gt;;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Fetch the channel-authoritative field schema for a product type.</w:t>
      </w:r>
    </w:p>
    <w:p>
      <w:pPr>
        <w:shd w:fill="F2F2F2" w:val="solid"/>
        <w:spacing w:before="0" w:after="0"/>
      </w:pPr>
      <w:r>
        <w:rPr>
          <w:rFonts w:ascii="Courier New" w:cs="Courier New" w:eastAsia="Courier New" w:hAnsi="Courier New"/>
          <w:color w:val="0F2D5A"/>
          <w:sz w:val="17"/>
          <w:szCs w:val="17"/>
        </w:rPr>
        <w:t xml:space="preserve">      Keeps validation rules fresh as marketplaces update their schemas. */</w:t>
      </w:r>
    </w:p>
    <w:p>
      <w:pPr>
        <w:shd w:fill="F2F2F2" w:val="solid"/>
        <w:spacing w:before="0" w:after="0"/>
      </w:pPr>
      <w:r>
        <w:rPr>
          <w:rFonts w:ascii="Courier New" w:cs="Courier New" w:eastAsia="Courier New" w:hAnsi="Courier New"/>
          <w:color w:val="0F2D5A"/>
          <w:sz w:val="17"/>
          <w:szCs w:val="17"/>
        </w:rPr>
        <w:t xml:space="preserve">  fetchProductTypeSchema?(</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productType: string</w:t>
      </w:r>
    </w:p>
    <w:p>
      <w:pPr>
        <w:shd w:fill="F2F2F2" w:val="solid"/>
        <w:spacing w:before="0" w:after="0"/>
      </w:pPr>
      <w:r>
        <w:rPr>
          <w:rFonts w:ascii="Courier New" w:cs="Courier New" w:eastAsia="Courier New" w:hAnsi="Courier New"/>
          <w:color w:val="0F2D5A"/>
          <w:sz w:val="17"/>
          <w:szCs w:val="17"/>
        </w:rPr>
        <w:t xml:space="preserve">  ): Promise&lt;ProductTypeSchema&gt;;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Submit a product listing to the channel. */</w:t>
      </w:r>
    </w:p>
    <w:p>
      <w:pPr>
        <w:shd w:fill="F2F2F2" w:val="solid"/>
        <w:spacing w:before="0" w:after="0"/>
      </w:pPr>
      <w:r>
        <w:rPr>
          <w:rFonts w:ascii="Courier New" w:cs="Courier New" w:eastAsia="Courier New" w:hAnsi="Courier New"/>
          <w:color w:val="0F2D5A"/>
          <w:sz w:val="17"/>
          <w:szCs w:val="17"/>
        </w:rPr>
        <w:t xml:space="preserve">  publishProduct?(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Update an existing listing after initial publish. */</w:t>
      </w:r>
    </w:p>
    <w:p>
      <w:pPr>
        <w:shd w:fill="F2F2F2" w:val="solid"/>
        <w:spacing w:before="0" w:after="0"/>
      </w:pPr>
      <w:r>
        <w:rPr>
          <w:rFonts w:ascii="Courier New" w:cs="Courier New" w:eastAsia="Courier New" w:hAnsi="Courier New"/>
          <w:color w:val="0F2D5A"/>
          <w:sz w:val="17"/>
          <w:szCs w:val="17"/>
        </w:rPr>
        <w:t xml:space="preserve">  updateProduct?(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Poll for submission status (used when webhooks are unavailable). */</w:t>
      </w:r>
    </w:p>
    <w:p>
      <w:pPr>
        <w:shd w:fill="F2F2F2" w:val="solid"/>
        <w:spacing w:before="0" w:after="0"/>
      </w:pPr>
      <w:r>
        <w:rPr>
          <w:rFonts w:ascii="Courier New" w:cs="Courier New" w:eastAsia="Courier New" w:hAnsi="Courier New"/>
          <w:color w:val="0F2D5A"/>
          <w:sz w:val="17"/>
          <w:szCs w:val="17"/>
        </w:rPr>
        <w:t xml:space="preserve">  syncSubmissionStatus?(</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Promise&lt;SubmissionStatusUpdate&gt;;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Verify webhook signature and parse to internal event. */</w:t>
      </w:r>
    </w:p>
    <w:p>
      <w:pPr>
        <w:shd w:fill="F2F2F2" w:val="solid"/>
        <w:spacing w:before="0" w:after="0"/>
      </w:pPr>
      <w:r>
        <w:rPr>
          <w:rFonts w:ascii="Courier New" w:cs="Courier New" w:eastAsia="Courier New" w:hAnsi="Courier New"/>
          <w:color w:val="0F2D5A"/>
          <w:sz w:val="17"/>
          <w:szCs w:val="17"/>
        </w:rPr>
        <w:t xml:space="preserve">  parseWebhookEvent?(</w:t>
      </w:r>
    </w:p>
    <w:p>
      <w:pPr>
        <w:shd w:fill="F2F2F2" w:val="solid"/>
        <w:spacing w:before="0" w:after="0"/>
      </w:pPr>
      <w:r>
        <w:rPr>
          <w:rFonts w:ascii="Courier New" w:cs="Courier New" w:eastAsia="Courier New" w:hAnsi="Courier New"/>
          <w:color w:val="0F2D5A"/>
          <w:sz w:val="17"/>
          <w:szCs w:val="17"/>
        </w:rPr>
        <w:t xml:space="preserve">    rawBody: Buffer,</w:t>
      </w:r>
    </w:p>
    <w:p>
      <w:pPr>
        <w:shd w:fill="F2F2F2" w:val="solid"/>
        <w:spacing w:before="0" w:after="0"/>
      </w:pPr>
      <w:r>
        <w:rPr>
          <w:rFonts w:ascii="Courier New" w:cs="Courier New" w:eastAsia="Courier New" w:hAnsi="Courier New"/>
          <w:color w:val="0F2D5A"/>
          <w:sz w:val="17"/>
          <w:szCs w:val="17"/>
        </w:rPr>
        <w:t xml:space="preserve">    headers: Record&lt;string, string&gt;</w:t>
      </w:r>
    </w:p>
    <w:p>
      <w:pPr>
        <w:shd w:fill="F2F2F2" w:val="solid"/>
        <w:spacing w:before="0" w:after="0"/>
      </w:pPr>
      <w:r>
        <w:rPr>
          <w:rFonts w:ascii="Courier New" w:cs="Courier New" w:eastAsia="Courier New" w:hAnsi="Courier New"/>
          <w:color w:val="0F2D5A"/>
          <w:sz w:val="17"/>
          <w:szCs w:val="17"/>
        </w:rPr>
        <w:t xml:space="preserve">  ): Promise&lt;ParsedWebhookEvent&gt;;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Generate export file (Meesho Excel, future: ERP CSV). */</w:t>
      </w:r>
    </w:p>
    <w:p>
      <w:pPr>
        <w:shd w:fill="F2F2F2" w:val="solid"/>
        <w:spacing w:before="0" w:after="0"/>
      </w:pPr>
      <w:r>
        <w:rPr>
          <w:rFonts w:ascii="Courier New" w:cs="Courier New" w:eastAsia="Courier New" w:hAnsi="Courier New"/>
          <w:color w:val="0F2D5A"/>
          <w:sz w:val="17"/>
          <w:szCs w:val="17"/>
        </w:rPr>
        <w:t xml:space="preserve">  generateExportFile?(</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products: ProductPayload[]</w:t>
      </w:r>
    </w:p>
    <w:p>
      <w:pPr>
        <w:shd w:fill="F2F2F2" w:val="solid"/>
        <w:spacing w:before="0" w:after="0"/>
      </w:pPr>
      <w:r>
        <w:rPr>
          <w:rFonts w:ascii="Courier New" w:cs="Courier New" w:eastAsia="Courier New" w:hAnsi="Courier New"/>
          <w:color w:val="0F2D5A"/>
          <w:sz w:val="17"/>
          <w:szCs w:val="17"/>
        </w:rPr>
        <w:t xml:space="preserve">  ): Promise&lt;ExportFile&gt;;</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4.2 ConnectorContext — injected into every connector call</w:t>
      </w:r>
    </w:p>
    <w:p>
      <w:pPr>
        <w:shd w:fill="F2F2F2" w:val="solid"/>
        <w:spacing w:before="0" w:after="0"/>
      </w:pPr>
      <w:r>
        <w:rPr>
          <w:rFonts w:ascii="Courier New" w:cs="Courier New" w:eastAsia="Courier New" w:hAnsi="Courier New"/>
          <w:color w:val="0F2D5A"/>
          <w:sz w:val="17"/>
          <w:szCs w:val="17"/>
        </w:rPr>
        <w:t xml:space="preserve">export interface ConnectorContext {</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sellerId?:      string;          // Amazon sellerId, Flipkart sellerId</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getAccessToken(): Promise&lt;string&gt;; // handles refresh transparently</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4.3 Shared types</w:t>
      </w:r>
    </w:p>
    <w:p>
      <w:pPr>
        <w:shd w:fill="F2F2F2" w:val="solid"/>
        <w:spacing w:before="0" w:after="0"/>
      </w:pPr>
      <w:r>
        <w:rPr>
          <w:rFonts w:ascii="Courier New" w:cs="Courier New" w:eastAsia="Courier New" w:hAnsi="Courier New"/>
          <w:color w:val="0F2D5A"/>
          <w:sz w:val="17"/>
          <w:szCs w:val="17"/>
        </w:rPr>
        <w:t xml:space="preserve">export type ProductPayload = {</w:t>
      </w:r>
    </w:p>
    <w:p>
      <w:pPr>
        <w:shd w:fill="F2F2F2" w:val="solid"/>
        <w:spacing w:before="0" w:after="0"/>
      </w:pPr>
      <w:r>
        <w:rPr>
          <w:rFonts w:ascii="Courier New" w:cs="Courier New" w:eastAsia="Courier New" w:hAnsi="Courier New"/>
          <w:color w:val="0F2D5A"/>
          <w:sz w:val="17"/>
          <w:szCs w:val="17"/>
        </w:rPr>
        <w:t xml:space="preserve">  sku:          string;</w:t>
      </w:r>
    </w:p>
    <w:p>
      <w:pPr>
        <w:shd w:fill="F2F2F2" w:val="solid"/>
        <w:spacing w:before="0" w:after="0"/>
      </w:pPr>
      <w:r>
        <w:rPr>
          <w:rFonts w:ascii="Courier New" w:cs="Courier New" w:eastAsia="Courier New" w:hAnsi="Courier New"/>
          <w:color w:val="0F2D5A"/>
          <w:sz w:val="17"/>
          <w:szCs w:val="17"/>
        </w:rPr>
        <w:t xml:space="preserve">  title:        string;</w:t>
      </w:r>
    </w:p>
    <w:p>
      <w:pPr>
        <w:shd w:fill="F2F2F2" w:val="solid"/>
        <w:spacing w:before="0" w:after="0"/>
      </w:pPr>
      <w:r>
        <w:rPr>
          <w:rFonts w:ascii="Courier New" w:cs="Courier New" w:eastAsia="Courier New" w:hAnsi="Courier New"/>
          <w:color w:val="0F2D5A"/>
          <w:sz w:val="17"/>
          <w:szCs w:val="17"/>
        </w:rPr>
        <w:t xml:space="preserve">  description:  string;</w:t>
      </w:r>
    </w:p>
    <w:p>
      <w:pPr>
        <w:shd w:fill="F2F2F2" w:val="solid"/>
        <w:spacing w:before="0" w:after="0"/>
      </w:pPr>
      <w:r>
        <w:rPr>
          <w:rFonts w:ascii="Courier New" w:cs="Courier New" w:eastAsia="Courier New" w:hAnsi="Courier New"/>
          <w:color w:val="0F2D5A"/>
          <w:sz w:val="17"/>
          <w:szCs w:val="17"/>
        </w:rPr>
        <w:t xml:space="preserve">  brand:        string;</w:t>
      </w:r>
    </w:p>
    <w:p>
      <w:pPr>
        <w:shd w:fill="F2F2F2" w:val="solid"/>
        <w:spacing w:before="0" w:after="0"/>
      </w:pPr>
      <w:r>
        <w:rPr>
          <w:rFonts w:ascii="Courier New" w:cs="Courier New" w:eastAsia="Courier New" w:hAnsi="Courier New"/>
          <w:color w:val="0F2D5A"/>
          <w:sz w:val="17"/>
          <w:szCs w:val="17"/>
        </w:rPr>
        <w:t xml:space="preserve">  hsnCode:      string;</w:t>
      </w:r>
    </w:p>
    <w:p>
      <w:pPr>
        <w:shd w:fill="F2F2F2" w:val="solid"/>
        <w:spacing w:before="0" w:after="0"/>
      </w:pPr>
      <w:r>
        <w:rPr>
          <w:rFonts w:ascii="Courier New" w:cs="Courier New" w:eastAsia="Courier New" w:hAnsi="Courier New"/>
          <w:color w:val="0F2D5A"/>
          <w:sz w:val="17"/>
          <w:szCs w:val="17"/>
        </w:rPr>
        <w:t xml:space="preserve">  gstRate:      number;</w:t>
      </w:r>
    </w:p>
    <w:p>
      <w:pPr>
        <w:shd w:fill="F2F2F2" w:val="solid"/>
        <w:spacing w:before="0" w:after="0"/>
      </w:pPr>
      <w:r>
        <w:rPr>
          <w:rFonts w:ascii="Courier New" w:cs="Courier New" w:eastAsia="Courier New" w:hAnsi="Courier New"/>
          <w:color w:val="0F2D5A"/>
          <w:sz w:val="17"/>
          <w:szCs w:val="17"/>
        </w:rPr>
        <w:t xml:space="preserve">  mrp:          number;</w:t>
      </w:r>
    </w:p>
    <w:p>
      <w:pPr>
        <w:shd w:fill="F2F2F2" w:val="solid"/>
        <w:spacing w:before="0" w:after="0"/>
      </w:pPr>
      <w:r>
        <w:rPr>
          <w:rFonts w:ascii="Courier New" w:cs="Courier New" w:eastAsia="Courier New" w:hAnsi="Courier New"/>
          <w:color w:val="0F2D5A"/>
          <w:sz w:val="17"/>
          <w:szCs w:val="17"/>
        </w:rPr>
        <w:t xml:space="preserve">  sellingPrice: number;</w:t>
      </w:r>
    </w:p>
    <w:p>
      <w:pPr>
        <w:shd w:fill="F2F2F2" w:val="solid"/>
        <w:spacing w:before="0" w:after="0"/>
      </w:pPr>
      <w:r>
        <w:rPr>
          <w:rFonts w:ascii="Courier New" w:cs="Courier New" w:eastAsia="Courier New" w:hAnsi="Courier New"/>
          <w:color w:val="0F2D5A"/>
          <w:sz w:val="17"/>
          <w:szCs w:val="17"/>
        </w:rPr>
        <w:t xml:space="preserve">  mainImageUrl: string;   // MediaAsset.cdnUrl — permanent public URL</w:t>
      </w:r>
    </w:p>
    <w:p>
      <w:pPr>
        <w:shd w:fill="F2F2F2" w:val="solid"/>
        <w:spacing w:before="0" w:after="0"/>
      </w:pPr>
      <w:r>
        <w:rPr>
          <w:rFonts w:ascii="Courier New" w:cs="Courier New" w:eastAsia="Courier New" w:hAnsi="Courier New"/>
          <w:color w:val="0F2D5A"/>
          <w:sz w:val="17"/>
          <w:szCs w:val="17"/>
        </w:rPr>
        <w:t xml:space="preserve">  attributes:   Record&lt;string, unknown&gt;;</w:t>
      </w:r>
    </w:p>
    <w:p>
      <w:pPr>
        <w:shd w:fill="F2F2F2" w:val="solid"/>
        <w:spacing w:before="0" w:after="0"/>
      </w:pPr>
      <w:r>
        <w:rPr>
          <w:rFonts w:ascii="Courier New" w:cs="Courier New" w:eastAsia="Courier New" w:hAnsi="Courier New"/>
          <w:color w:val="0F2D5A"/>
          <w:sz w:val="17"/>
          <w:szCs w:val="17"/>
        </w:rPr>
        <w:t xml:space="preserve">  productType:  string;   // channel-specific product type string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ValidationResult = {</w:t>
      </w:r>
    </w:p>
    <w:p>
      <w:pPr>
        <w:shd w:fill="F2F2F2" w:val="solid"/>
        <w:spacing w:before="0" w:after="0"/>
      </w:pPr>
      <w:r>
        <w:rPr>
          <w:rFonts w:ascii="Courier New" w:cs="Courier New" w:eastAsia="Courier New" w:hAnsi="Courier New"/>
          <w:color w:val="0F2D5A"/>
          <w:sz w:val="17"/>
          <w:szCs w:val="17"/>
        </w:rPr>
        <w:t xml:space="preserve">  isValid:  boolean;</w:t>
      </w:r>
    </w:p>
    <w:p>
      <w:pPr>
        <w:shd w:fill="F2F2F2" w:val="solid"/>
        <w:spacing w:before="0" w:after="0"/>
      </w:pPr>
      <w:r>
        <w:rPr>
          <w:rFonts w:ascii="Courier New" w:cs="Courier New" w:eastAsia="Courier New" w:hAnsi="Courier New"/>
          <w:color w:val="0F2D5A"/>
          <w:sz w:val="17"/>
          <w:szCs w:val="17"/>
        </w:rPr>
        <w:t xml:space="preserve">  errors:   ConnectorIssue[];</w:t>
      </w:r>
    </w:p>
    <w:p>
      <w:pPr>
        <w:shd w:fill="F2F2F2" w:val="solid"/>
        <w:spacing w:before="0" w:after="0"/>
      </w:pPr>
      <w:r>
        <w:rPr>
          <w:rFonts w:ascii="Courier New" w:cs="Courier New" w:eastAsia="Courier New" w:hAnsi="Courier New"/>
          <w:color w:val="0F2D5A"/>
          <w:sz w:val="17"/>
          <w:szCs w:val="17"/>
        </w:rPr>
        <w:t xml:space="preserve">  warnings: ConnectorIssue[];</w:t>
      </w:r>
    </w:p>
    <w:p>
      <w:pPr>
        <w:shd w:fill="F2F2F2" w:val="solid"/>
        <w:spacing w:before="0" w:after="0"/>
      </w:pPr>
      <w:r>
        <w:rPr>
          <w:rFonts w:ascii="Courier New" w:cs="Courier New" w:eastAsia="Courier New" w:hAnsi="Courier New"/>
          <w:color w:val="0F2D5A"/>
          <w:sz w:val="17"/>
          <w:szCs w:val="17"/>
        </w:rPr>
        <w:t xml:space="preserve">  source:   "LIVE_API" | "LOCAL_RULES";  // shown in UI</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ConnectorIssue = {</w:t>
      </w:r>
    </w:p>
    <w:p>
      <w:pPr>
        <w:shd w:fill="F2F2F2" w:val="solid"/>
        <w:spacing w:before="0" w:after="0"/>
      </w:pPr>
      <w:r>
        <w:rPr>
          <w:rFonts w:ascii="Courier New" w:cs="Courier New" w:eastAsia="Courier New" w:hAnsi="Courier New"/>
          <w:color w:val="0F2D5A"/>
          <w:sz w:val="17"/>
          <w:szCs w:val="17"/>
        </w:rPr>
        <w:t xml:space="preserve">  code:          string;   // channel-native error code</w:t>
      </w:r>
    </w:p>
    <w:p>
      <w:pPr>
        <w:shd w:fill="F2F2F2" w:val="solid"/>
        <w:spacing w:before="0" w:after="0"/>
      </w:pPr>
      <w:r>
        <w:rPr>
          <w:rFonts w:ascii="Courier New" w:cs="Courier New" w:eastAsia="Courier New" w:hAnsi="Courier New"/>
          <w:color w:val="0F2D5A"/>
          <w:sz w:val="17"/>
          <w:szCs w:val="17"/>
        </w:rPr>
        <w:t xml:space="preserve">  fieldPath:     string;   // e.g. "attributes.color"</w:t>
      </w:r>
    </w:p>
    <w:p>
      <w:pPr>
        <w:shd w:fill="F2F2F2" w:val="solid"/>
        <w:spacing w:before="0" w:after="0"/>
      </w:pPr>
      <w:r>
        <w:rPr>
          <w:rFonts w:ascii="Courier New" w:cs="Courier New" w:eastAsia="Courier New" w:hAnsi="Courier New"/>
          <w:color w:val="0F2D5A"/>
          <w:sz w:val="17"/>
          <w:szCs w:val="17"/>
        </w:rPr>
        <w:t xml:space="preserve">  sellerMessage: string;   // plain-language, translated by normaliseError()</w:t>
      </w:r>
    </w:p>
    <w:p>
      <w:pPr>
        <w:shd w:fill="F2F2F2" w:val="solid"/>
        <w:spacing w:before="0" w:after="0"/>
      </w:pPr>
      <w:r>
        <w:rPr>
          <w:rFonts w:ascii="Courier New" w:cs="Courier New" w:eastAsia="Courier New" w:hAnsi="Courier New"/>
          <w:color w:val="0F2D5A"/>
          <w:sz w:val="17"/>
          <w:szCs w:val="17"/>
        </w:rPr>
        <w:t xml:space="preserve">  severity:      "error" | "warning";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SubmissionRef = {</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isAsync:     boolean;  // true = result arrives via webhook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ExportFile = {</w:t>
      </w:r>
    </w:p>
    <w:p>
      <w:pPr>
        <w:shd w:fill="F2F2F2" w:val="solid"/>
        <w:spacing w:before="0" w:after="0"/>
      </w:pPr>
      <w:r>
        <w:rPr>
          <w:rFonts w:ascii="Courier New" w:cs="Courier New" w:eastAsia="Courier New" w:hAnsi="Courier New"/>
          <w:color w:val="0F2D5A"/>
          <w:sz w:val="17"/>
          <w:szCs w:val="17"/>
        </w:rPr>
        <w:t xml:space="preserve">  buffer:   Buffer;</w:t>
      </w:r>
    </w:p>
    <w:p>
      <w:pPr>
        <w:shd w:fill="F2F2F2" w:val="solid"/>
        <w:spacing w:before="0" w:after="0"/>
      </w:pPr>
      <w:r>
        <w:rPr>
          <w:rFonts w:ascii="Courier New" w:cs="Courier New" w:eastAsia="Courier New" w:hAnsi="Courier New"/>
          <w:color w:val="0F2D5A"/>
          <w:sz w:val="17"/>
          <w:szCs w:val="17"/>
        </w:rPr>
        <w:t xml:space="preserve">  filename: string;   // "meesho_upload_apparel_20260301.xlsx"</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4.4 Capabilities per connector —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27"/>
            <w:shd w:fill="0F2D5A" w:val="solid"/>
            <w:tcMar>
              <w:top w:type="dxa" w:w="80"/>
              <w:left w:type="dxa" w:w="130"/>
              <w:bottom w:type="dxa" w:w="80"/>
              <w:right w:type="dxa" w:w="130"/>
            </w:tcMar>
          </w:tcPr>
          <w:p>
            <w:r>
              <w:rPr>
                <w:rFonts w:ascii="Arial" w:cs="Arial" w:eastAsia="Arial" w:hAnsi="Arial"/>
                <w:b/>
                <w:bCs/>
                <w:color w:val="FFFFFF"/>
                <w:sz w:val="17"/>
                <w:szCs w:val="17"/>
              </w:rPr>
              <w:t xml:space="preserve">Method</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Amazon.in</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Flipkart</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Meesho</w:t>
            </w:r>
          </w:p>
        </w:tc>
        <w:tc>
          <w:tcPr>
            <w:tcW w:type="dxa" w:w="1778"/>
            <w:shd w:fill="0F2D5A" w:val="solid"/>
            <w:tcMar>
              <w:top w:type="dxa" w:w="80"/>
              <w:left w:type="dxa" w:w="130"/>
              <w:bottom w:type="dxa" w:w="80"/>
              <w:right w:type="dxa" w:w="130"/>
            </w:tcMar>
          </w:tcPr>
          <w:p>
            <w:r>
              <w:rPr>
                <w:rFonts w:ascii="Arial" w:cs="Arial" w:eastAsia="Arial" w:hAnsi="Arial"/>
                <w:b/>
                <w:bCs/>
                <w:color w:val="FFFFFF"/>
                <w:sz w:val="17"/>
                <w:szCs w:val="17"/>
              </w:rPr>
              <w:t xml:space="preserve">ONDC (Phase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validateCredentials</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validateProduct</w:t>
            </w:r>
          </w:p>
        </w:tc>
        <w:tc>
          <w:tcPr>
            <w:tcW w:type="dxa" w:w="1685"/>
            <w:shd w:fill="F4F7FB" w:val="solid"/>
            <w:tcMar>
              <w:top w:type="dxa" w:w="70"/>
              <w:left w:type="dxa" w:w="130"/>
              <w:bottom w:type="dxa" w:w="70"/>
              <w:right w:type="dxa" w:w="130"/>
            </w:tcMar>
          </w:tcPr>
          <w:p>
            <w:r>
              <w:rPr>
                <w:rFonts w:ascii="Arial" w:cs="Arial" w:eastAsia="Arial" w:hAnsi="Arial"/>
                <w:b/>
                <w:bCs/>
                <w:color w:val="1A7A4A"/>
                <w:sz w:val="17"/>
                <w:szCs w:val="17"/>
              </w:rPr>
              <w:t xml:space="preserve">✓ LIVE_API (SP-API)</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normaliseError</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handleOAuthCallback</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LWA</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Auth Code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Static creds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Gateway cert</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fetchProductTypeSchema</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D4860A"/>
                <w:sz w:val="17"/>
                <w:szCs w:val="17"/>
              </w:rPr>
              <w:t xml:space="preserve">Partial</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publishProduct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PUT /listings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POST /listings/v3</w:t>
            </w:r>
          </w:p>
        </w:tc>
        <w:tc>
          <w:tcPr>
            <w:tcW w:type="dxa" w:w="1685"/>
            <w:shd w:fill="F4F7FB" w:val="solid"/>
            <w:tcMar>
              <w:top w:type="dxa" w:w="70"/>
              <w:left w:type="dxa" w:w="130"/>
              <w:bottom w:type="dxa" w:w="70"/>
              <w:right w:type="dxa" w:w="130"/>
            </w:tcMar>
          </w:tcPr>
          <w:p>
            <w:r>
              <w:rPr>
                <w:rFonts w:ascii="Arial" w:cs="Arial" w:eastAsia="Arial" w:hAnsi="Arial"/>
                <w:b/>
                <w:bCs/>
                <w:color w:val="C0392B"/>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syncSubmissionStatus</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Via webhook</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Poll 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parseWebhookEvent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 notif.</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generateExportFile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Excel upload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bl>
    <w:p>
      <w:pPr>
        <w:spacing w:before="80" w:after="0"/>
      </w:pPr>
      <w:r>
        <w:rPr>
          <w:rFonts w:ascii="Arial" w:cs="Arial" w:eastAsia="Arial" w:hAnsi="Arial"/>
          <w:color w:val="1C2D3E"/>
          <w:sz w:val="19"/>
          <w:szCs w:val="19"/>
        </w:rPr>
        <w:t xml:space="preserve"/>
      </w:r>
    </w:p>
    <w:p>
      <w:pPr>
        <w:spacing w:before="80" w:after="80"/>
      </w:pPr>
      <w:r>
        <w:rPr>
          <w:rFonts w:ascii="Arial" w:cs="Arial" w:eastAsia="Arial" w:hAnsi="Arial"/>
          <w:b/>
          <w:bCs/>
          <w:color w:val="1C2D3E"/>
          <w:sz w:val="19"/>
          <w:szCs w:val="19"/>
        </w:rPr>
        <w:t xml:space="preserve">Meesho note: </w:t>
      </w:r>
      <w:r>
        <w:rPr>
          <w:rFonts w:ascii="Arial" w:cs="Arial" w:eastAsia="Arial" w:hAnsi="Arial"/>
          <w:color w:val="1C2D3E"/>
          <w:sz w:val="19"/>
          <w:szCs w:val="19"/>
        </w:rPr>
        <w:t xml:space="preserve">publishProduct() is intentionally absent. Meesho new product creation is Excel-upload-only through the Supplier Panel. The connector generates the correctly formatted file; the seller uploads manually. This is documented honestly in the UI — not hidden as a limitation.</w:t>
      </w:r>
    </w:p>
    <w:p>
      <w:r>
        <w:br w:type="page"/>
      </w:r>
    </w:p>
    <w:p>
      <w:pPr>
        <w:pBdr>
          <w:bottom w:val="single" w:color="0F2D5A" w:sz="3"/>
        </w:pBdr>
        <w:spacing w:before="520" w:after="180"/>
      </w:pPr>
      <w:r>
        <w:rPr>
          <w:rFonts w:ascii="Arial" w:cs="Arial" w:eastAsia="Arial" w:hAnsi="Arial"/>
          <w:b/>
          <w:bCs/>
          <w:color w:val="0F2D5A"/>
          <w:sz w:val="30"/>
          <w:szCs w:val="30"/>
        </w:rPr>
        <w:t xml:space="preserve">5. NestJS Module Structure</w:t>
      </w:r>
    </w:p>
    <w:p>
      <w:pPr>
        <w:shd w:fill="F2F2F2" w:val="solid"/>
        <w:spacing w:before="0" w:after="0"/>
      </w:pPr>
      <w:r>
        <w:rPr>
          <w:rFonts w:ascii="Courier New" w:cs="Courier New" w:eastAsia="Courier New" w:hAnsi="Courier New"/>
          <w:color w:val="0F2D5A"/>
          <w:sz w:val="17"/>
          <w:szCs w:val="17"/>
        </w:rPr>
        <w:t xml:space="preserve">apps/api/src/</w:t>
      </w:r>
    </w:p>
    <w:p>
      <w:pPr>
        <w:shd w:fill="F2F2F2" w:val="solid"/>
        <w:spacing w:before="0" w:after="0"/>
      </w:pPr>
      <w:r>
        <w:rPr>
          <w:rFonts w:ascii="Courier New" w:cs="Courier New" w:eastAsia="Courier New" w:hAnsi="Courier New"/>
          <w:color w:val="0F2D5A"/>
          <w:sz w:val="17"/>
          <w:szCs w:val="17"/>
        </w:rPr>
        <w:t xml:space="preserve">├── connector-framework/          ← NEW: shared framework layer</w:t>
      </w:r>
    </w:p>
    <w:p>
      <w:pPr>
        <w:shd w:fill="F2F2F2" w:val="solid"/>
        <w:spacing w:before="0" w:after="0"/>
      </w:pPr>
      <w:r>
        <w:rPr>
          <w:rFonts w:ascii="Courier New" w:cs="Courier New" w:eastAsia="Courier New" w:hAnsi="Courier New"/>
          <w:color w:val="0F2D5A"/>
          <w:sz w:val="17"/>
          <w:szCs w:val="17"/>
        </w:rPr>
        <w:t xml:space="preserve">│   ├── connector.interface.ts    ← the binding contract (Section 4)</w:t>
      </w:r>
    </w:p>
    <w:p>
      <w:pPr>
        <w:shd w:fill="F2F2F2" w:val="solid"/>
        <w:spacing w:before="0" w:after="0"/>
      </w:pPr>
      <w:r>
        <w:rPr>
          <w:rFonts w:ascii="Courier New" w:cs="Courier New" w:eastAsia="Courier New" w:hAnsi="Courier New"/>
          <w:color w:val="0F2D5A"/>
          <w:sz w:val="17"/>
          <w:szCs w:val="17"/>
        </w:rPr>
        <w:t xml:space="preserve">│   ├── connector.registry.ts     ← map of slug → ConnectorInterface instance</w:t>
      </w:r>
    </w:p>
    <w:p>
      <w:pPr>
        <w:shd w:fill="F2F2F2" w:val="solid"/>
        <w:spacing w:before="0" w:after="0"/>
      </w:pPr>
      <w:r>
        <w:rPr>
          <w:rFonts w:ascii="Courier New" w:cs="Courier New" w:eastAsia="Courier New" w:hAnsi="Courier New"/>
          <w:color w:val="0F2D5A"/>
          <w:sz w:val="17"/>
          <w:szCs w:val="17"/>
        </w:rPr>
        <w:t xml:space="preserve">│   ├── connector.context.ts      ← builds ConnectorContext per request</w:t>
      </w:r>
    </w:p>
    <w:p>
      <w:pPr>
        <w:shd w:fill="F2F2F2" w:val="solid"/>
        <w:spacing w:before="0" w:after="0"/>
      </w:pPr>
      <w:r>
        <w:rPr>
          <w:rFonts w:ascii="Courier New" w:cs="Courier New" w:eastAsia="Courier New" w:hAnsi="Courier New"/>
          <w:color w:val="0F2D5A"/>
          <w:sz w:val="17"/>
          <w:szCs w:val="17"/>
        </w:rPr>
        <w:t xml:space="preserve">│   ├── connector-framework.module.ts</w:t>
      </w:r>
    </w:p>
    <w:p>
      <w:pPr>
        <w:shd w:fill="F2F2F2" w:val="solid"/>
        <w:spacing w:before="0" w:after="0"/>
      </w:pPr>
      <w:r>
        <w:rPr>
          <w:rFonts w:ascii="Courier New" w:cs="Courier New" w:eastAsia="Courier New" w:hAnsi="Courier New"/>
          <w:color w:val="0F2D5A"/>
          <w:sz w:val="17"/>
          <w:szCs w:val="17"/>
        </w:rPr>
        <w:t xml:space="preserve">│   └── connector-framework.service.ts  ← orchestrates install/validate/publish</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connectors/                   ← NEW: one folder per connector</w:t>
      </w:r>
    </w:p>
    <w:p>
      <w:pPr>
        <w:shd w:fill="F2F2F2" w:val="solid"/>
        <w:spacing w:before="0" w:after="0"/>
      </w:pPr>
      <w:r>
        <w:rPr>
          <w:rFonts w:ascii="Courier New" w:cs="Courier New" w:eastAsia="Courier New" w:hAnsi="Courier New"/>
          <w:color w:val="0F2D5A"/>
          <w:sz w:val="17"/>
          <w:szCs w:val="17"/>
        </w:rPr>
        <w:t xml:space="preserve">│   ├── amazon/</w:t>
      </w:r>
    </w:p>
    <w:p>
      <w:pPr>
        <w:shd w:fill="F2F2F2" w:val="solid"/>
        <w:spacing w:before="0" w:after="0"/>
      </w:pPr>
      <w:r>
        <w:rPr>
          <w:rFonts w:ascii="Courier New" w:cs="Courier New" w:eastAsia="Courier New" w:hAnsi="Courier New"/>
          <w:color w:val="0F2D5A"/>
          <w:sz w:val="17"/>
          <w:szCs w:val="17"/>
        </w:rPr>
        <w:t xml:space="preserve">│   │   ├── amazon.connector.ts   ← implements ConnectorInterface</w:t>
      </w:r>
    </w:p>
    <w:p>
      <w:pPr>
        <w:shd w:fill="F2F2F2" w:val="solid"/>
        <w:spacing w:before="0" w:after="0"/>
      </w:pPr>
      <w:r>
        <w:rPr>
          <w:rFonts w:ascii="Courier New" w:cs="Courier New" w:eastAsia="Courier New" w:hAnsi="Courier New"/>
          <w:color w:val="0F2D5A"/>
          <w:sz w:val="17"/>
          <w:szCs w:val="17"/>
        </w:rPr>
        <w:t xml:space="preserve">│   │   ├── amazon-lwa.client.ts  ← LWA token exchange and refresh</w:t>
      </w:r>
    </w:p>
    <w:p>
      <w:pPr>
        <w:shd w:fill="F2F2F2" w:val="solid"/>
        <w:spacing w:before="0" w:after="0"/>
      </w:pPr>
      <w:r>
        <w:rPr>
          <w:rFonts w:ascii="Courier New" w:cs="Courier New" w:eastAsia="Courier New" w:hAnsi="Courier New"/>
          <w:color w:val="0F2D5A"/>
          <w:sz w:val="17"/>
          <w:szCs w:val="17"/>
        </w:rPr>
        <w:t xml:space="preserve">│   │   ├── amazon-sp-api.client.ts  ← SP-API HTTP calls</w:t>
      </w:r>
    </w:p>
    <w:p>
      <w:pPr>
        <w:shd w:fill="F2F2F2" w:val="solid"/>
        <w:spacing w:before="0" w:after="0"/>
      </w:pPr>
      <w:r>
        <w:rPr>
          <w:rFonts w:ascii="Courier New" w:cs="Courier New" w:eastAsia="Courier New" w:hAnsi="Courier New"/>
          <w:color w:val="0F2D5A"/>
          <w:sz w:val="17"/>
          <w:szCs w:val="17"/>
        </w:rPr>
        <w:t xml:space="preserve">│   │   └── amazon.module.ts</w:t>
      </w:r>
    </w:p>
    <w:p>
      <w:pPr>
        <w:shd w:fill="F2F2F2" w:val="solid"/>
        <w:spacing w:before="0" w:after="0"/>
      </w:pPr>
      <w:r>
        <w:rPr>
          <w:rFonts w:ascii="Courier New" w:cs="Courier New" w:eastAsia="Courier New" w:hAnsi="Courier New"/>
          <w:color w:val="0F2D5A"/>
          <w:sz w:val="17"/>
          <w:szCs w:val="17"/>
        </w:rPr>
        <w:t xml:space="preserve">│   ├── flipkart/</w:t>
      </w:r>
    </w:p>
    <w:p>
      <w:pPr>
        <w:shd w:fill="F2F2F2" w:val="solid"/>
        <w:spacing w:before="0" w:after="0"/>
      </w:pPr>
      <w:r>
        <w:rPr>
          <w:rFonts w:ascii="Courier New" w:cs="Courier New" w:eastAsia="Courier New" w:hAnsi="Courier New"/>
          <w:color w:val="0F2D5A"/>
          <w:sz w:val="17"/>
          <w:szCs w:val="17"/>
        </w:rPr>
        <w:t xml:space="preserve">│   │   ├── flipkart.connector.ts</w:t>
      </w:r>
    </w:p>
    <w:p>
      <w:pPr>
        <w:shd w:fill="F2F2F2" w:val="solid"/>
        <w:spacing w:before="0" w:after="0"/>
      </w:pPr>
      <w:r>
        <w:rPr>
          <w:rFonts w:ascii="Courier New" w:cs="Courier New" w:eastAsia="Courier New" w:hAnsi="Courier New"/>
          <w:color w:val="0F2D5A"/>
          <w:sz w:val="17"/>
          <w:szCs w:val="17"/>
        </w:rPr>
        <w:t xml:space="preserve">│   │   ├── flipkart-api.client.ts</w:t>
      </w:r>
    </w:p>
    <w:p>
      <w:pPr>
        <w:shd w:fill="F2F2F2" w:val="solid"/>
        <w:spacing w:before="0" w:after="0"/>
      </w:pPr>
      <w:r>
        <w:rPr>
          <w:rFonts w:ascii="Courier New" w:cs="Courier New" w:eastAsia="Courier New" w:hAnsi="Courier New"/>
          <w:color w:val="0F2D5A"/>
          <w:sz w:val="17"/>
          <w:szCs w:val="17"/>
        </w:rPr>
        <w:t xml:space="preserve">│   │   └── flipkart.module.ts</w:t>
      </w:r>
    </w:p>
    <w:p>
      <w:pPr>
        <w:shd w:fill="F2F2F2" w:val="solid"/>
        <w:spacing w:before="0" w:after="0"/>
      </w:pPr>
      <w:r>
        <w:rPr>
          <w:rFonts w:ascii="Courier New" w:cs="Courier New" w:eastAsia="Courier New" w:hAnsi="Courier New"/>
          <w:color w:val="0F2D5A"/>
          <w:sz w:val="17"/>
          <w:szCs w:val="17"/>
        </w:rPr>
        <w:t xml:space="preserve">│   └── meesho/</w:t>
      </w:r>
    </w:p>
    <w:p>
      <w:pPr>
        <w:shd w:fill="F2F2F2" w:val="solid"/>
        <w:spacing w:before="0" w:after="0"/>
      </w:pPr>
      <w:r>
        <w:rPr>
          <w:rFonts w:ascii="Courier New" w:cs="Courier New" w:eastAsia="Courier New" w:hAnsi="Courier New"/>
          <w:color w:val="0F2D5A"/>
          <w:sz w:val="17"/>
          <w:szCs w:val="17"/>
        </w:rPr>
        <w:t xml:space="preserve">│       ├── meesho.connector.ts</w:t>
      </w:r>
    </w:p>
    <w:p>
      <w:pPr>
        <w:shd w:fill="F2F2F2" w:val="solid"/>
        <w:spacing w:before="0" w:after="0"/>
      </w:pPr>
      <w:r>
        <w:rPr>
          <w:rFonts w:ascii="Courier New" w:cs="Courier New" w:eastAsia="Courier New" w:hAnsi="Courier New"/>
          <w:color w:val="0F2D5A"/>
          <w:sz w:val="17"/>
          <w:szCs w:val="17"/>
        </w:rPr>
        <w:t xml:space="preserve">│       ├── meesho-excel.generator.ts  ← category template → XLSX</w:t>
      </w:r>
    </w:p>
    <w:p>
      <w:pPr>
        <w:shd w:fill="F2F2F2" w:val="solid"/>
        <w:spacing w:before="0" w:after="0"/>
      </w:pPr>
      <w:r>
        <w:rPr>
          <w:rFonts w:ascii="Courier New" w:cs="Courier New" w:eastAsia="Courier New" w:hAnsi="Courier New"/>
          <w:color w:val="0F2D5A"/>
          <w:sz w:val="17"/>
          <w:szCs w:val="17"/>
        </w:rPr>
        <w:t xml:space="preserve">│       └── meesho.module.ts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connector-installer/          ← NEW: tenant-facing install API</w:t>
      </w:r>
    </w:p>
    <w:p>
      <w:pPr>
        <w:shd w:fill="F2F2F2" w:val="solid"/>
        <w:spacing w:before="0" w:after="0"/>
      </w:pPr>
      <w:r>
        <w:rPr>
          <w:rFonts w:ascii="Courier New" w:cs="Courier New" w:eastAsia="Courier New" w:hAnsi="Courier New"/>
          <w:color w:val="0F2D5A"/>
          <w:sz w:val="17"/>
          <w:szCs w:val="17"/>
        </w:rPr>
        <w:t xml:space="preserve">│   ├── connector-installer.controller.ts</w:t>
      </w:r>
    </w:p>
    <w:p>
      <w:pPr>
        <w:shd w:fill="F2F2F2" w:val="solid"/>
        <w:spacing w:before="0" w:after="0"/>
      </w:pPr>
      <w:r>
        <w:rPr>
          <w:rFonts w:ascii="Courier New" w:cs="Courier New" w:eastAsia="Courier New" w:hAnsi="Courier New"/>
          <w:color w:val="0F2D5A"/>
          <w:sz w:val="17"/>
          <w:szCs w:val="17"/>
        </w:rPr>
        <w:t xml:space="preserve">│   │     POST /connectors/:slug/install</w:t>
      </w:r>
    </w:p>
    <w:p>
      <w:pPr>
        <w:shd w:fill="F2F2F2" w:val="solid"/>
        <w:spacing w:before="0" w:after="0"/>
      </w:pPr>
      <w:r>
        <w:rPr>
          <w:rFonts w:ascii="Courier New" w:cs="Courier New" w:eastAsia="Courier New" w:hAnsi="Courier New"/>
          <w:color w:val="0F2D5A"/>
          <w:sz w:val="17"/>
          <w:szCs w:val="17"/>
        </w:rPr>
        <w:t xml:space="preserve">│   │      GET /connectors/installed</w:t>
      </w:r>
    </w:p>
    <w:p>
      <w:pPr>
        <w:shd w:fill="F2F2F2" w:val="solid"/>
        <w:spacing w:before="0" w:after="0"/>
      </w:pPr>
      <w:r>
        <w:rPr>
          <w:rFonts w:ascii="Courier New" w:cs="Courier New" w:eastAsia="Courier New" w:hAnsi="Courier New"/>
          <w:color w:val="0F2D5A"/>
          <w:sz w:val="17"/>
          <w:szCs w:val="17"/>
        </w:rPr>
        <w:t xml:space="preserve">│   │     POST /connectors/:id/uninstall</w:t>
      </w:r>
    </w:p>
    <w:p>
      <w:pPr>
        <w:shd w:fill="F2F2F2" w:val="solid"/>
        <w:spacing w:before="0" w:after="0"/>
      </w:pPr>
      <w:r>
        <w:rPr>
          <w:rFonts w:ascii="Courier New" w:cs="Courier New" w:eastAsia="Courier New" w:hAnsi="Courier New"/>
          <w:color w:val="0F2D5A"/>
          <w:sz w:val="17"/>
          <w:szCs w:val="17"/>
        </w:rPr>
        <w:t xml:space="preserve">│   │     POST /connectors/:id/reconnect   ← re-initiates OAuth</w:t>
      </w:r>
    </w:p>
    <w:p>
      <w:pPr>
        <w:shd w:fill="F2F2F2" w:val="solid"/>
        <w:spacing w:before="0" w:after="0"/>
      </w:pPr>
      <w:r>
        <w:rPr>
          <w:rFonts w:ascii="Courier New" w:cs="Courier New" w:eastAsia="Courier New" w:hAnsi="Courier New"/>
          <w:color w:val="0F2D5A"/>
          <w:sz w:val="17"/>
          <w:szCs w:val="17"/>
        </w:rPr>
        <w:t xml:space="preserve">│   ├── connector-installer.module.ts</w:t>
      </w:r>
    </w:p>
    <w:p>
      <w:pPr>
        <w:shd w:fill="F2F2F2" w:val="solid"/>
        <w:spacing w:before="0" w:after="0"/>
      </w:pPr>
      <w:r>
        <w:rPr>
          <w:rFonts w:ascii="Courier New" w:cs="Courier New" w:eastAsia="Courier New" w:hAnsi="Courier New"/>
          <w:color w:val="0F2D5A"/>
          <w:sz w:val="17"/>
          <w:szCs w:val="17"/>
        </w:rPr>
        <w:t xml:space="preserve">│   └── connector-installer.service.ts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webhook-receiver/             ← NEW: inbound webhook handler</w:t>
      </w:r>
    </w:p>
    <w:p>
      <w:pPr>
        <w:shd w:fill="F2F2F2" w:val="solid"/>
        <w:spacing w:before="0" w:after="0"/>
      </w:pPr>
      <w:r>
        <w:rPr>
          <w:rFonts w:ascii="Courier New" w:cs="Courier New" w:eastAsia="Courier New" w:hAnsi="Courier New"/>
          <w:color w:val="0F2D5A"/>
          <w:sz w:val="17"/>
          <w:szCs w:val="17"/>
        </w:rPr>
        <w:t xml:space="preserve">│   ├── webhook-receiver.controller.ts</w:t>
      </w:r>
    </w:p>
    <w:p>
      <w:pPr>
        <w:shd w:fill="F2F2F2" w:val="solid"/>
        <w:spacing w:before="0" w:after="0"/>
      </w:pPr>
      <w:r>
        <w:rPr>
          <w:rFonts w:ascii="Courier New" w:cs="Courier New" w:eastAsia="Courier New" w:hAnsi="Courier New"/>
          <w:color w:val="0F2D5A"/>
          <w:sz w:val="17"/>
          <w:szCs w:val="17"/>
        </w:rPr>
        <w:t xml:space="preserve">│   │     POST /webhooks/:connectorSlug  ← public endpoint, no auth</w:t>
      </w:r>
    </w:p>
    <w:p>
      <w:pPr>
        <w:shd w:fill="F2F2F2" w:val="solid"/>
        <w:spacing w:before="0" w:after="0"/>
      </w:pPr>
      <w:r>
        <w:rPr>
          <w:rFonts w:ascii="Courier New" w:cs="Courier New" w:eastAsia="Courier New" w:hAnsi="Courier New"/>
          <w:color w:val="0F2D5A"/>
          <w:sz w:val="17"/>
          <w:szCs w:val="17"/>
        </w:rPr>
        <w:t xml:space="preserve">│   ├── webhook-receiver.module.ts</w:t>
      </w:r>
    </w:p>
    <w:p>
      <w:pPr>
        <w:shd w:fill="F2F2F2" w:val="solid"/>
        <w:spacing w:before="0" w:after="0"/>
      </w:pPr>
      <w:r>
        <w:rPr>
          <w:rFonts w:ascii="Courier New" w:cs="Courier New" w:eastAsia="Courier New" w:hAnsi="Courier New"/>
          <w:color w:val="0F2D5A"/>
          <w:sz w:val="17"/>
          <w:szCs w:val="17"/>
        </w:rPr>
        <w:t xml:space="preserve">│   └── webhook-receiver.service.ts  ← verifies signature, enqueues event</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marketplace/                  ← EXISTING: preserved for compatibility</w:t>
      </w:r>
    </w:p>
    <w:p>
      <w:pPr>
        <w:shd w:fill="F2F2F2" w:val="solid"/>
        <w:spacing w:before="0" w:after="0"/>
      </w:pPr>
      <w:r>
        <w:rPr>
          <w:rFonts w:ascii="Courier New" w:cs="Courier New" w:eastAsia="Courier New" w:hAnsi="Courier New"/>
          <w:color w:val="0F2D5A"/>
          <w:sz w:val="17"/>
          <w:szCs w:val="17"/>
        </w:rPr>
        <w:t xml:space="preserve">│   └── marketplace.service.ts    ← processExportJob delegates to framework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media/                        ← EXISTING: update storage backend only</w:t>
      </w:r>
    </w:p>
    <w:p>
      <w:pPr>
        <w:shd w:fill="F2F2F2" w:val="solid"/>
        <w:spacing w:before="0" w:after="0"/>
      </w:pPr>
      <w:r>
        <w:rPr>
          <w:rFonts w:ascii="Courier New" w:cs="Courier New" w:eastAsia="Courier New" w:hAnsi="Courier New"/>
          <w:color w:val="0F2D5A"/>
          <w:sz w:val="17"/>
          <w:szCs w:val="17"/>
        </w:rPr>
        <w:t xml:space="preserve">    └── media.service.ts          ← replace fs.writeFile with R2/S3 SDK</w:t>
      </w:r>
    </w:p>
    <w:p>
      <w:pPr>
        <w:spacing w:before="140" w:after="0"/>
      </w:pPr>
      <w:r>
        <w:rPr>
          <w:rFonts w:ascii="Arial" w:cs="Arial" w:eastAsia="Arial" w:hAnsi="Arial"/>
          <w:color w:val="1C2D3E"/>
          <w:sz w:val="19"/>
          <w:szCs w:val="19"/>
        </w:rPr>
        <w:t xml:space="preserve"/>
      </w:r>
    </w:p>
    <w:p>
      <w:pPr>
        <w:spacing w:before="240" w:after="100"/>
      </w:pPr>
      <w:r>
        <w:rPr>
          <w:rFonts w:ascii="Arial" w:cs="Arial" w:eastAsia="Arial" w:hAnsi="Arial"/>
          <w:b/>
          <w:bCs/>
          <w:color w:val="1C2D3E"/>
          <w:sz w:val="21"/>
          <w:szCs w:val="21"/>
        </w:rPr>
        <w:t xml:space="preserve">5.1 Updated processExportJob</w:t>
      </w:r>
    </w:p>
    <w:p>
      <w:pPr>
        <w:spacing w:before="80" w:after="80"/>
      </w:pPr>
      <w:r>
        <w:rPr>
          <w:rFonts w:ascii="Arial" w:cs="Arial" w:eastAsia="Arial" w:hAnsi="Arial"/>
          <w:color w:val="1C2D3E"/>
          <w:sz w:val="19"/>
          <w:szCs w:val="19"/>
        </w:rPr>
        <w:t xml:space="preserve">The existing API endpoint and DTO are preserved. Only the implementation changes:</w:t>
      </w:r>
    </w:p>
    <w:p>
      <w:pPr>
        <w:shd w:fill="F2F2F2" w:val="solid"/>
        <w:spacing w:before="0" w:after="0"/>
      </w:pPr>
      <w:r>
        <w:rPr>
          <w:rFonts w:ascii="Courier New" w:cs="Courier New" w:eastAsia="Courier New" w:hAnsi="Courier New"/>
          <w:color w:val="0F2D5A"/>
          <w:sz w:val="17"/>
          <w:szCs w:val="17"/>
        </w:rPr>
        <w:t xml:space="preserve">async processExportJob(jobId: string) {</w:t>
      </w:r>
    </w:p>
    <w:p>
      <w:pPr>
        <w:shd w:fill="F2F2F2" w:val="solid"/>
        <w:spacing w:before="0" w:after="0"/>
      </w:pPr>
      <w:r>
        <w:rPr>
          <w:rFonts w:ascii="Courier New" w:cs="Courier New" w:eastAsia="Courier New" w:hAnsi="Courier New"/>
          <w:color w:val="0F2D5A"/>
          <w:sz w:val="17"/>
          <w:szCs w:val="17"/>
        </w:rPr>
        <w:t xml:space="preserve">  const job         = await this.prisma.tenant().marketplaceExportJob</w:t>
      </w:r>
    </w:p>
    <w:p>
      <w:pPr>
        <w:shd w:fill="F2F2F2" w:val="solid"/>
        <w:spacing w:before="0" w:after="0"/>
      </w:pPr>
      <w:r>
        <w:rPr>
          <w:rFonts w:ascii="Courier New" w:cs="Courier New" w:eastAsia="Courier New" w:hAnsi="Courier New"/>
          <w:color w:val="0F2D5A"/>
          <w:sz w:val="17"/>
          <w:szCs w:val="17"/>
        </w:rPr>
        <w:t xml:space="preserve">                        .findUniqueOrThrow({ where: { id: jobId } });</w:t>
      </w:r>
    </w:p>
    <w:p>
      <w:pPr>
        <w:shd w:fill="F2F2F2" w:val="solid"/>
        <w:spacing w:before="0" w:after="0"/>
      </w:pPr>
      <w:r>
        <w:rPr>
          <w:rFonts w:ascii="Courier New" w:cs="Courier New" w:eastAsia="Courier New" w:hAnsi="Courier New"/>
          <w:color w:val="0F2D5A"/>
          <w:sz w:val="17"/>
          <w:szCs w:val="17"/>
        </w:rPr>
        <w:t xml:space="preserve">  const installation = await this.connectorFramework</w:t>
      </w:r>
    </w:p>
    <w:p>
      <w:pPr>
        <w:shd w:fill="F2F2F2" w:val="solid"/>
        <w:spacing w:before="0" w:after="0"/>
      </w:pPr>
      <w:r>
        <w:rPr>
          <w:rFonts w:ascii="Courier New" w:cs="Courier New" w:eastAsia="Courier New" w:hAnsi="Courier New"/>
          <w:color w:val="0F2D5A"/>
          <w:sz w:val="17"/>
          <w:szCs w:val="17"/>
        </w:rPr>
        <w:t xml:space="preserve">                        .requireInstallation(job.tenantId, job.channel);</w:t>
      </w:r>
    </w:p>
    <w:p>
      <w:pPr>
        <w:shd w:fill="F2F2F2" w:val="solid"/>
        <w:spacing w:before="0" w:after="0"/>
      </w:pPr>
      <w:r>
        <w:rPr>
          <w:rFonts w:ascii="Courier New" w:cs="Courier New" w:eastAsia="Courier New" w:hAnsi="Courier New"/>
          <w:color w:val="0F2D5A"/>
          <w:sz w:val="17"/>
          <w:szCs w:val="17"/>
        </w:rPr>
        <w:t xml:space="preserve">  const product      = await this.buildProductPayload(job.productId);</w:t>
      </w:r>
    </w:p>
    <w:p>
      <w:pPr>
        <w:shd w:fill="F2F2F2" w:val="solid"/>
        <w:spacing w:before="0" w:after="0"/>
      </w:pPr>
      <w:r>
        <w:rPr>
          <w:rFonts w:ascii="Courier New" w:cs="Courier New" w:eastAsia="Courier New" w:hAnsi="Courier New"/>
          <w:color w:val="0F2D5A"/>
          <w:sz w:val="17"/>
          <w:szCs w:val="17"/>
        </w:rPr>
        <w:t xml:space="preserve">  const idempotencyKey = `${job.id}:</w:t>
      </w:r>
      <w:del w:id="101" w:author="Claude" w:date="2026-03-02T00:00:00Z">
        <w:r>
          <w:rPr>
            <w:rFonts w:ascii="Courier New" w:cs="Courier New" w:eastAsia="Courier New" w:hAnsi="Courier New"/>
            <w:color w:val="0F2D5A"/>
            <w:sz w:val="17"/>
            <w:szCs w:val="17"/>
          </w:rPr>
          <w:delText>${job.attemptNumber}</w:delText>
        </w:r>
      </w:del>
      <w:ins w:id="102" w:author="Claude" w:date="2026-03-02T00:00:00Z">
        <w:r>
          <w:rPr>
            <w:rFonts w:ascii="Courier New" w:cs="Courier New" w:eastAsia="Courier New" w:hAnsi="Courier New"/>
            <w:color w:val="0F2D5A"/>
            <w:sz w:val="17"/>
            <w:szCs w:val="17"/>
          </w:rPr>
          <w:t>PUBLISH</w:t>
        </w:r>
      </w:ins>
      <w:r>
        <w:rPr>
          <w:rFonts w:ascii="Courier New" w:cs="Courier New" w:eastAsia="Courier New" w:hAnsi="Courier New"/>
          <w:color w:val="0F2D5A"/>
          <w:sz w:val="17"/>
          <w:szCs w:val="17"/>
        </w:rPr>
        <w:t>`;</w:t>
      </w:r>
      <w:ins w:id="115" w:author="Claude" w:date="2026-03-02T00:00:00Z">
        <w:r>
          <w:rPr>
            <w:rFonts w:ascii="Courier New" w:cs="Courier New" w:eastAsia="Courier New" w:hAnsi="Courier New"/>
            <w:color w:val="0F2D5A"/>
            <w:sz w:val="17"/>
            <w:szCs w:val="17"/>
          </w:rPr>
          <w:t xml:space="preserve"> // stable across retries — attemptNumber tracked separately</w:t>
        </w:r>
      </w:ins>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1: validate (non-destructive)</w:t>
      </w:r>
    </w:p>
    <w:p>
      <w:pPr>
        <w:shd w:fill="F2F2F2" w:val="solid"/>
        <w:spacing w:before="0" w:after="0"/>
      </w:pPr>
      <w:r>
        <w:rPr>
          <w:rFonts w:ascii="Courier New" w:cs="Courier New" w:eastAsia="Courier New" w:hAnsi="Courier New"/>
          <w:color w:val="0F2D5A"/>
          <w:sz w:val="17"/>
          <w:szCs w:val="17"/>
        </w:rPr>
        <w:t xml:space="preserve">  const validation = await this.connectorFramework</w:t>
      </w:r>
    </w:p>
    <w:p>
      <w:pPr>
        <w:shd w:fill="F2F2F2" w:val="solid"/>
        <w:spacing w:before="0" w:after="0"/>
      </w:pPr>
      <w:r>
        <w:rPr>
          <w:rFonts w:ascii="Courier New" w:cs="Courier New" w:eastAsia="Courier New" w:hAnsi="Courier New"/>
          <w:color w:val="0F2D5A"/>
          <w:sz w:val="17"/>
          <w:szCs w:val="17"/>
        </w:rPr>
        <w:t xml:space="preserve">                       .validate(installation, product);</w:t>
      </w:r>
    </w:p>
    <w:p>
      <w:pPr>
        <w:shd w:fill="F2F2F2" w:val="solid"/>
        <w:spacing w:before="0" w:after="0"/>
      </w:pPr>
      <w:r>
        <w:rPr>
          <w:rFonts w:ascii="Courier New" w:cs="Courier New" w:eastAsia="Courier New" w:hAnsi="Courier New"/>
          <w:color w:val="0F2D5A"/>
          <w:sz w:val="17"/>
          <w:szCs w:val="17"/>
        </w:rPr>
        <w:t xml:space="preserve">  if (!validation.isValid) return this.failJob(jobId, validation.errors);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2: </w:t>
      </w:r>
      <w:del w:id="111" w:author="Claude" w:date="2026-03-02T00:00:00Z">
        <w:r>
          <w:rPr>
            <w:rFonts w:ascii="Courier New" w:cs="Courier New" w:eastAsia="Courier New" w:hAnsi="Courier New"/>
            <w:color w:val="0F2D5A"/>
            <w:sz w:val="17"/>
            <w:szCs w:val="17"/>
          </w:rPr>
          <w:delText>publish</w:delText>
        </w:r>
      </w:del>
      <w:ins w:id="112" w:author="Claude" w:date="2026-03-02T00:00:00Z">
        <w:r>
          <w:rPr>
            <w:rFonts w:ascii="Courier New" w:cs="Courier New" w:eastAsia="Courier New" w:hAnsi="Courier New"/>
            <w:color w:val="0F2D5A"/>
            <w:sz w:val="17"/>
            <w:szCs w:val="17"/>
          </w:rPr>
          <w:t>branch on connector capability</w:t>
        </w:r>
      </w:ins>
    </w:p>
    <w:p>
      <w:pPr>
        <w:shd w:fill="F2F2F2" w:val="solid"/>
        <w:spacing w:before="0" w:after="0"/>
      </w:pPr>
      <w:ins w:id="113" w:author="Claude" w:date="2026-03-02T00:00:00Z">
        <w:r>
          <w:rPr>
            <w:rFonts w:ascii="Courier New" w:cs="Courier New" w:eastAsia="Courier New" w:hAnsi="Courier New"/>
            <w:color w:val="0F2D5A"/>
            <w:sz w:val="17"/>
            <w:szCs w:val="17"/>
          </w:rPr>
          <w:t xml:space="preserve">  const canPublish = installation.capabilities.includes('PUBLISH');</w:t>
        </w:r>
      </w:ins>
    </w:p>
    <w:p>
      <w:pPr>
        <w:shd w:fill="F2F2F2" w:val="solid"/>
        <w:spacing w:before="0" w:after="0"/>
      </w:pPr>
      <w:ins w:id="114" w:author="Claude" w:date="2026-03-02T00:00:00Z">
        <w:r>
          <w:rPr>
            <w:rFonts w:ascii="Courier New" w:cs="Courier New" w:eastAsia="Courier New" w:hAnsi="Courier New"/>
            <w:color w:val="0F2D5A"/>
            <w:sz w:val="17"/>
            <w:szCs w:val="17"/>
          </w:rPr>
          <w:t xml:space="preserve">  if (!canPublish) return this.completeExportOnly(jobId, installation, product); // Meesho path</w:t>
        </w:r>
      </w:ins>
    </w:p>
    <w:p>
      <w:pPr>
        <w:shd w:fill="F2F2F2" w:val="solid"/>
        <w:spacing w:before="0" w:after="0"/>
      </w:pPr>
      <w:r>
        <w:rPr>
          <w:rFonts w:ascii="Courier New" w:cs="Courier New" w:eastAsia="Courier New" w:hAnsi="Courier New"/>
          <w:color w:val="0F2D5A"/>
          <w:sz w:val="17"/>
          <w:szCs w:val="17"/>
        </w:rPr>
        <w:t xml:space="preserve">  const submission = await this.connectorFramework</w:t>
      </w:r>
    </w:p>
    <w:p>
      <w:pPr>
        <w:shd w:fill="F2F2F2" w:val="solid"/>
        <w:spacing w:before="0" w:after="0"/>
      </w:pPr>
      <w:r>
        <w:rPr>
          <w:rFonts w:ascii="Courier New" w:cs="Courier New" w:eastAsia="Courier New" w:hAnsi="Courier New"/>
          <w:color w:val="0F2D5A"/>
          <w:sz w:val="17"/>
          <w:szCs w:val="17"/>
        </w:rPr>
        <w:t xml:space="preserve">                       .publish(installation, product);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3: record authoritative submission</w:t>
      </w:r>
    </w:p>
    <w:p>
      <w:pPr>
        <w:shd w:fill="F2F2F2" w:val="solid"/>
        <w:spacing w:before="0" w:after="0"/>
      </w:pPr>
      <w:r>
        <w:rPr>
          <w:rFonts w:ascii="Courier New" w:cs="Courier New" w:eastAsia="Courier New" w:hAnsi="Courier New"/>
          <w:color w:val="0F2D5A"/>
          <w:sz w:val="17"/>
          <w:szCs w:val="17"/>
        </w:rPr>
        <w:t xml:space="preserve">  await this.prisma.tenant().connectorSubmission.create({</w:t>
      </w:r>
    </w:p>
    <w:p>
      <w:pPr>
        <w:shd w:fill="F2F2F2" w:val="solid"/>
        <w:spacing w:before="0" w:after="0"/>
      </w:pPr>
      <w:r>
        <w:rPr>
          <w:rFonts w:ascii="Courier New" w:cs="Courier New" w:eastAsia="Courier New" w:hAnsi="Courier New"/>
          <w:color w:val="0F2D5A"/>
          <w:sz w:val="17"/>
          <w:szCs w:val="17"/>
        </w:rPr>
        <w:t xml:space="preserve">    data: {</w:t>
      </w:r>
    </w:p>
    <w:p>
      <w:pPr>
        <w:shd w:fill="F2F2F2" w:val="solid"/>
        <w:spacing w:before="0" w:after="0"/>
      </w:pPr>
      <w:r>
        <w:rPr>
          <w:rFonts w:ascii="Courier New" w:cs="Courier New" w:eastAsia="Courier New" w:hAnsi="Courier New"/>
          <w:color w:val="0F2D5A"/>
          <w:sz w:val="17"/>
          <w:szCs w:val="17"/>
        </w:rPr>
        <w:t xml:space="preserve">      tenantId:        job.tenantId,</w:t>
      </w:r>
    </w:p>
    <w:p>
      <w:pPr>
        <w:shd w:fill="F2F2F2" w:val="solid"/>
        <w:spacing w:before="0" w:after="0"/>
      </w:pPr>
      <w:r>
        <w:rPr>
          <w:rFonts w:ascii="Courier New" w:cs="Courier New" w:eastAsia="Courier New" w:hAnsi="Courier New"/>
          <w:color w:val="0F2D5A"/>
          <w:sz w:val="17"/>
          <w:szCs w:val="17"/>
        </w:rPr>
        <w:t xml:space="preserve">      installationId:  installation.id,</w:t>
      </w:r>
    </w:p>
    <w:p>
      <w:pPr>
        <w:shd w:fill="F2F2F2" w:val="solid"/>
        <w:spacing w:before="0" w:after="0"/>
      </w:pPr>
      <w:r>
        <w:rPr>
          <w:rFonts w:ascii="Courier New" w:cs="Courier New" w:eastAsia="Courier New" w:hAnsi="Courier New"/>
          <w:color w:val="0F2D5A"/>
          <w:sz w:val="17"/>
          <w:szCs w:val="17"/>
        </w:rPr>
        <w:t xml:space="preserve">      productId:       job.productId,</w:t>
      </w:r>
    </w:p>
    <w:p>
      <w:pPr>
        <w:shd w:fill="F2F2F2" w:val="solid"/>
        <w:spacing w:before="0" w:after="0"/>
      </w:pPr>
      <w:r>
        <w:rPr>
          <w:rFonts w:ascii="Courier New" w:cs="Courier New" w:eastAsia="Courier New" w:hAnsi="Courier New"/>
          <w:color w:val="0F2D5A"/>
          <w:sz w:val="17"/>
          <w:szCs w:val="17"/>
        </w:rPr>
        <w:t xml:space="preserve">      idempotencyKey,</w:t>
      </w:r>
    </w:p>
    <w:p>
      <w:pPr>
        <w:shd w:fill="F2F2F2" w:val="solid"/>
        <w:spacing w:before="0" w:after="0"/>
      </w:pPr>
      <w:r>
        <w:rPr>
          <w:rFonts w:ascii="Courier New" w:cs="Courier New" w:eastAsia="Courier New" w:hAnsi="Courier New"/>
          <w:color w:val="0F2D5A"/>
          <w:sz w:val="17"/>
          <w:szCs w:val="17"/>
        </w:rPr>
        <w:t xml:space="preserve">      submissionType:  "PUBLISH",</w:t>
      </w:r>
    </w:p>
    <w:p>
      <w:pPr>
        <w:shd w:fill="F2F2F2" w:val="solid"/>
        <w:spacing w:before="0" w:after="0"/>
      </w:pPr>
      <w:r>
        <w:rPr>
          <w:rFonts w:ascii="Courier New" w:cs="Courier New" w:eastAsia="Courier New" w:hAnsi="Courier New"/>
          <w:color w:val="0F2D5A"/>
          <w:sz w:val="17"/>
          <w:szCs w:val="17"/>
        </w:rPr>
        <w:t xml:space="preserve">      source:          "MANUAL",</w:t>
      </w:r>
    </w:p>
    <w:p>
      <w:pPr>
        <w:shd w:fill="F2F2F2" w:val="solid"/>
        <w:spacing w:before="0" w:after="0"/>
      </w:pPr>
      <w:r>
        <w:rPr>
          <w:rFonts w:ascii="Courier New" w:cs="Courier New" w:eastAsia="Courier New" w:hAnsi="Courier New"/>
          <w:color w:val="0F2D5A"/>
          <w:sz w:val="17"/>
          <w:szCs w:val="17"/>
        </w:rPr>
        <w:t xml:space="preserve">      attemptNumber:   job.attemptNumber ?? 1,</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externalRef:     submission.externalRef,</w:t>
      </w:r>
    </w:p>
    <w:p>
      <w:pPr>
        <w:shd w:fill="F2F2F2" w:val="solid"/>
        <w:spacing w:before="0" w:after="0"/>
      </w:pPr>
      <w:r>
        <w:rPr>
          <w:rFonts w:ascii="Courier New" w:cs="Courier New" w:eastAsia="Courier New" w:hAnsi="Courier New"/>
          <w:color w:val="0F2D5A"/>
          <w:sz w:val="17"/>
          <w:szCs w:val="17"/>
        </w:rPr>
        <w:t xml:space="preserve">      payloadSnapshot: product,</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return this.completeJob(jobId, submission);</w:t>
      </w:r>
    </w:p>
    <w:p>
      <w:pPr>
        <w:shd w:fill="F2F2F2" w:val="solid"/>
        <w:spacing w:before="0" w:after="0"/>
      </w:pPr>
      <w:r>
        <w:rPr>
          <w:rFonts w:ascii="Courier New" w:cs="Courier New" w:eastAsia="Courier New" w:hAnsi="Courier New"/>
          <w:color w:val="0F2D5A"/>
          <w:sz w:val="17"/>
          <w:szCs w:val="17"/>
        </w:rPr>
        <w:t xml:space="preserve">}</w:t>
      </w:r>
    </w:p>
    <w:p>
      <w:r>
        <w:br w:type="page"/>
      </w:r>
    </w:p>
    <w:p>
      <w:pPr>
        <w:pBdr>
          <w:bottom w:val="single" w:color="0F2D5A" w:sz="3"/>
        </w:pBdr>
        <w:spacing w:before="520" w:after="180"/>
      </w:pPr>
      <w:r>
        <w:rPr>
          <w:rFonts w:ascii="Arial" w:cs="Arial" w:eastAsia="Arial" w:hAnsi="Arial"/>
          <w:b/>
          <w:bCs/>
          <w:color w:val="0F2D5A"/>
          <w:sz w:val="30"/>
          <w:szCs w:val="30"/>
        </w:rPr>
        <w:t xml:space="preserve">6. Worker Architecture</w:t>
      </w:r>
    </w:p>
    <w:p>
      <w:pPr>
        <w:spacing w:before="80" w:after="80"/>
      </w:pPr>
      <w:r>
        <w:rPr>
          <w:rFonts w:ascii="Arial" w:cs="Arial" w:eastAsia="Arial" w:hAnsi="Arial"/>
          <w:color w:val="1C2D3E"/>
          <w:sz w:val="19"/>
          <w:szCs w:val="19"/>
        </w:rPr>
        <w:t xml:space="preserve">Do not build four separate services. Extend the existing BulkImportJob chunk/retry/DLQ queue pattern. These are queue consumers, not microservices.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Worker</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Trigger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What it does</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Retry policy</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ConnectorSubmission created with status PENDING</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Picks up PENDING submissions. Calls connector.publishProduct(). Updates status to SUCCESS / REJECTED / ERROR. On transient error: increments attemptNumber, re-enqueues with backoff.</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with exponential backoff (30s, 2min, 10min). After 3 failures: status → ERROR, DLQ entry created.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Webhook processor</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ConnectorWebhookEvent created with processedAt = null</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Deduplicates on externalEventId (unique constraint). Calls connector.parseWebhookEvent(). Resolves to ConnectorSubmission via productId + connectorId. Updates submission status + channelErrors. Sets processedAt.</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Idempotent — safe to re-process because externalEventId prevents double-write.</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Status sync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10 min — PENDING submissions on connectors without webhooks (Flipkart)</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PENDING ConnectorSubmission with no resolvedAt older than 10 min: calls connector.syncSubmissionStatus(). Updates status.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retry needed — if poll fails, next cron cycle picks it up.</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Credential heartbeat</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6 hours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ConnectorInstallation with status ACTIVE: calls connector.validateCredentials(). On failure: updates ConnectorCredential.status → EXPIRED, ConnectorInstallation.status → CREDENTIAL_EXPIRED, sends email to tenant admin.</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 attempt per cycle. Failure updates status — no retry.</w:t>
            </w:r>
          </w:p>
        </w:tc>
      </w:tr>
    </w:tbl>
    <w:p>
      <w:pPr>
        <w:spacing w:before="14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Observability requirement</w:t>
            </w:r>
          </w:p>
          <w:p>
            <w:pPr>
              <w:spacing w:before="0" w:after="0"/>
            </w:pPr>
            <w:r>
              <w:rPr>
                <w:rFonts w:ascii="Arial" w:cs="Arial" w:eastAsia="Arial" w:hAnsi="Arial"/>
                <w:color w:val="D4860A"/>
                <w:sz w:val="19"/>
                <w:szCs w:val="19"/>
              </w:rPr>
              <w:t xml:space="preserve">The connector framework service must emit structured logs on every connector call: tenantId, installationId, connectorSlug, method, durationMs, success (boolean), errorCode (if any). These feed the ops dashboard minimum: connector error rate by channel, webhook processing lag (p95), credential expiry events per week, submission success rate by connector. Do not ship Phase 5-S4 without these logs in place.</w:t>
            </w:r>
          </w:p>
        </w:tc>
      </w:tr>
    </w:tbl>
    <w:p>
      <w:r>
        <w:br w:type="page"/>
      </w:r>
    </w:p>
    <w:p>
      <w:pPr>
        <w:pBdr>
          <w:bottom w:val="single" w:color="0F2D5A" w:sz="3"/>
        </w:pBdr>
        <w:spacing w:before="520" w:after="180"/>
      </w:pPr>
      <w:r>
        <w:rPr>
          <w:rFonts w:ascii="Arial" w:cs="Arial" w:eastAsia="Arial" w:hAnsi="Arial"/>
          <w:b/>
          <w:bCs/>
          <w:color w:val="0F2D5A"/>
          <w:sz w:val="30"/>
          <w:szCs w:val="30"/>
        </w:rPr>
        <w:t xml:space="preserve">7. Revised Roadmap — Phase 5 Foundation Through Phase 7</w:t>
      </w:r>
    </w:p>
    <w:p>
      <w:pPr>
        <w:spacing w:before="340" w:after="140"/>
      </w:pPr>
      <w:r>
        <w:rPr>
          <w:rFonts w:ascii="Arial" w:cs="Arial" w:eastAsia="Arial" w:hAnsi="Arial"/>
          <w:b/>
          <w:bCs/>
          <w:color w:val="0F2D5A"/>
          <w:sz w:val="24"/>
          <w:szCs w:val="24"/>
        </w:rPr>
        <w:t xml:space="preserve">7.1 Pre-Phase 5: Foundation sprint (Condition 1 — blocks everything)</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CEA" w:val="solid"/>
            <w:tcMar>
              <w:top w:type="dxa" w:w="160"/>
              <w:left w:type="dxa" w:w="240"/>
              <w:bottom w:type="dxa" w:w="160"/>
              <w:right w:type="dxa" w:w="240"/>
            </w:tcMar>
          </w:tcPr>
          <w:p>
            <w:pPr>
              <w:spacing w:before="0" w:after="60"/>
            </w:pPr>
            <w:r>
              <w:rPr>
                <w:rFonts w:ascii="Arial" w:cs="Arial" w:eastAsia="Arial" w:hAnsi="Arial"/>
                <w:b/>
                <w:bCs/>
                <w:color w:val="C0392B"/>
                <w:sz w:val="19"/>
                <w:szCs w:val="19"/>
              </w:rPr>
              <w:t xml:space="preserve">Required before P5-S1</w:t>
            </w:r>
          </w:p>
          <w:p>
            <w:pPr>
              <w:spacing w:before="0" w:after="0"/>
            </w:pPr>
            <w:r>
              <w:rPr>
                <w:rFonts w:ascii="Arial" w:cs="Arial" w:eastAsia="Arial" w:hAnsi="Arial"/>
                <w:color w:val="C0392B"/>
                <w:sz w:val="19"/>
                <w:szCs w:val="19"/>
              </w:rPr>
              <w:t xml:space="preserve">Auth / RBAC / RLS must be production-grade before any connector code is written. Duration: 1 week. Owner: EL. This is not a Phase 5 sprint — it is the gate to Phase 5.</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Task</w:t>
            </w:r>
          </w:p>
        </w:tc>
        <w:tc>
          <w:tcPr>
            <w:tcW w:type="dxa" w:w="6739"/>
            <w:shd w:fill="0F2D5A" w:val="solid"/>
            <w:tcMar>
              <w:top w:type="dxa" w:w="80"/>
              <w:left w:type="dxa" w:w="130"/>
              <w:bottom w:type="dxa" w:w="80"/>
              <w:right w:type="dxa" w:w="130"/>
            </w:tcMar>
          </w:tcPr>
          <w:p>
            <w:r>
              <w:rPr>
                <w:rFonts w:ascii="Arial" w:cs="Arial" w:eastAsia="Arial" w:hAnsi="Arial"/>
                <w:b/>
                <w:bCs/>
                <w:color w:val="FFFFFF"/>
                <w:sz w:val="17"/>
                <w:szCs w:val="17"/>
              </w:rPr>
              <w:t xml:space="preserve">Detail</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Real authentication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Implement JWT or session-based auth. Every API request must carry a verified identity. Remove x-tenant-id as the primary tenant signal.</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 resolution from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tenantId derived from the authenticated token, not from a header. Middleware sets app.tenant_key from verified identity.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PostgreSQL RLS verification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verify-tenant-rls.cjs and confirm: (a) all 9 core tables + all 5 new connector tables have RLS policies, (b) cross-tenant row count = 0 in isolation test.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 actor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AuditLog.actorId must be a verified User.id, not a role string. Existing audit interceptor update required.</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Worker queue baseline</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Confirm existing BulkImportJob queue pattern is functional and ready to extend to ConnectorSubmission and ConnectorWebhookEvent queues.</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Structured log baseline</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correlation IDs to every API request. ERROR and WARN to centralized sink. This is the foundation the connector observability metrics plug into.</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7.2 Phase 5 — Connector Foundation (5 sprints, 10 weeks)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49"/>
            <w:shd w:fill="0F2D5A" w:val="solid"/>
            <w:tcMar>
              <w:top w:type="dxa" w:w="80"/>
              <w:left w:type="dxa" w:w="130"/>
              <w:bottom w:type="dxa" w:w="80"/>
              <w:right w:type="dxa" w:w="130"/>
            </w:tcMar>
          </w:tcPr>
          <w:p>
            <w:r>
              <w:rPr>
                <w:rFonts w:ascii="Arial" w:cs="Arial" w:eastAsia="Arial" w:hAnsi="Arial"/>
                <w:b/>
                <w:bCs/>
                <w:color w:val="FFFFFF"/>
                <w:sz w:val="17"/>
                <w:szCs w:val="17"/>
              </w:rPr>
              <w:t xml:space="preserve">Duration</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c>
          <w:tcPr>
            <w:tcW w:type="dxa" w:w="3370"/>
            <w:shd w:fill="0F2D5A" w:val="solid"/>
            <w:tcMar>
              <w:top w:type="dxa" w:w="80"/>
              <w:left w:type="dxa" w:w="130"/>
              <w:bottom w:type="dxa" w:w="80"/>
              <w:right w:type="dxa" w:w="130"/>
            </w:tcMar>
          </w:tcPr>
          <w:p>
            <w:r>
              <w:rPr>
                <w:rFonts w:ascii="Arial" w:cs="Arial" w:eastAsia="Arial" w:hAnsi="Arial"/>
                <w:b/>
                <w:bCs/>
                <w:color w:val="FFFFFF"/>
                <w:sz w:val="17"/>
                <w:szCs w:val="17"/>
              </w:rPr>
              <w:t xml:space="preserve">Gate check (hard stop if fails)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 Completeness</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Cloud media storage: R2/S3 bucket provisioned. media.service.ts writes to cloud, returns MediaAsset.cdnUrl (permanent public HTTPS URL). Local storage/media/ directory deprecated.
2. Completeness score: added to Product model, computed on every create/update, rendered as ring badge in product list with sort and filter controls.
3. MediaAsset schema migration applied.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Upload 2MB PNG → cdnUrl resolves publicly from a browser outside the server network.
✓ Product with all text fields but no image scores 65. Product with all fields scores 100.
✓ Product list sortable by completenessScore asc/desc.</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P5-S2
Connector Framework</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ConnectorDefinition, ConnectorInstallation, ConnectorCredential, ConnectorSubmission, ConnectorWebhookEvent migrations applied.
2. ConnectorInterface TypeScript contract.
3. Connector registry with Amazon, Flipkart, Meesho stubs (validateCredentials only — all return true).
4. Install/uninstall/reconnect API endpoints.
5. "Connect your Amazon account" button in Settings UI.
6. ConnectorDefinition seed data applied.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GET /connectors returns 3 connectors with correct capabilities.
✓ POST /connectors/amazon-in/install creates ConnectorInstallation with status ACTIVE.
✓ @@unique([tenantId, connectorId, accountAlias]) constraint present in migration.
✓ TypeScript compilation passes with all three stubs.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OAuth + Live Validation</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2 weeks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LWA OAuth flow: seller redirected to consent, callback handled, refresh token stored encrypted in ConnectorCredential.
2. Flipkart OAuth Authorization Code flow.
3. Meesho static credential store (merchant ID + secret key via settings form).
4. amazon.connector.validateProduct() calls SP-API VALIDATION_PREVIEW. source = "LIVE_API" in response.
5. Rejection simulator UI shows "Validated by Amazon (live)" vs "Local rules" label.
6. Credential heartbeat worker deployed.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Complete Amazon OAuth flow with sandbox seller credentials. Token stored encrypted, refresh succeeds.
✓ Run simulator on real product: response includes source: "LIVE_API" and Amazon-native error codes.
✓ Invalidate stored token manually. Heartbeat marks installation CREDENTIAL_EXPIRED. Admin email sent.</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P5-S4
Live Publish</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amazon.connector.publishProduct() → SP-API PUT /listings/2021-08-01/items.
2. flipkart.connector.publishProduct() → POST /sellers/listings/v3.
3. meesho.connector.generateExportFile() → correctly formatted Excel with category template.
4. processExportJob delegates to connector framework.
5. ConnectorSubmission recorded on every attempt with idempotencyKey.
6. Publish worker deployed.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one real product to Amazon sandbox. ConnectorSubmission created with status PENDING and valid idempotencyKey.
✓ Submit same product twice with same idempotencyKey: only one ConnectorSubmission created (idempotency enforced).
✓ Download Meesho Excel file. Verify category template correct and all product fields mapped to correct column headers.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P5-S5
Webhooks + Result Loop</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webhook receiver: POST /webhooks/amazon-in (public, signature-verified).
2. Subscribe to LISTINGS_ITEM_ISSUES_CHANGE and LISTINGS_ITEM_STATUS_CHANGE on Amazon Developer Console.
3. Webhook processor worker: parse event → resolve ConnectorSubmission → update status + channelErrors.
4. Channel readiness badge updates in real time from ConnectorSubmission.status.
5. Submission result notification (email or in-app) sent to seller on REJECTED or SUPPRESSED.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product to Amazon sandbox. Amazon pushes LISTINGS_ITEM_ISSUES_CHANGE via webhook. ConnectorSubmission.status updates to REJECTED within 60 seconds. Channel badge shows BLOCK with Amazon error message.
✓ Run webhook twice with same externalEventId: only one update applied (deduplication enforced).
✓ No regression on Phases 1–4 smoke tests.</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7.3 Phase 6 — Rejection Intelligence 2.0 (3 sprints, 6 weeks)</w:t>
      </w:r>
    </w:p>
    <w:p>
      <w:pPr>
        <w:spacing w:before="80" w:after="80"/>
      </w:pPr>
      <w:r>
        <w:rPr>
          <w:rFonts w:ascii="Arial" w:cs="Arial" w:eastAsia="Arial" w:hAnsi="Arial"/>
          <w:color w:val="1C2D3E"/>
          <w:sz w:val="19"/>
          <w:szCs w:val="19"/>
        </w:rPr>
        <w:t xml:space="preserve">Phase 6 heuristic scoring already exists. In connector-first Phase 6 it gets real ground truth from ConnectorSubmission.channelErrors.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675"/>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P6-S1
Real Data Pipeline</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SubmissionErrorAnalysis: aggregate ConnectorSubmission.channelErrors by (connectorId, errorCode, fieldPath). Build frequency table updated daily. Surface "top 5 real rejection patterns for Amazon" in Rejection Intelligence UI, labelled as "Based on your submission history" (not simulated).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P6-S2
Predictive Scoring</w:t>
            </w:r>
          </w:p>
        </w:tc>
        <w:tc>
          <w:tcPr>
            <w:tcW w:type="dxa" w:w="767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RejectionIntelligenceService.scoreProduct(): weight by actual historical rejection frequency from SubmissionErrorAnalysis. A field that causes 80% of Amazon rejections scores higher than one causing 5%. Source flag: "HISTORICAL_DATA" or "HEURISTIC_FALLBACK" (for tenants with no submission history yet).</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P6-S3
Workflow + History</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version history: field-level diffs between saves, "Show what this title was before the bulk edit", rollback to any previous version. Draft → Review → Publish gating (required for teams with editor/admin split, optional for solo sellers). Duplicate detection on bulk import.</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7.4 Phase 7 — ONDC (conditional on architecture session)</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Hard gate before any Phase 7 sprint</w:t>
            </w:r>
          </w:p>
          <w:p>
            <w:pPr>
              <w:spacing w:before="0" w:after="0"/>
            </w:pPr>
            <w:r>
              <w:rPr>
                <w:rFonts w:ascii="Arial" w:cs="Arial" w:eastAsia="Arial" w:hAnsi="Arial"/>
                <w:color w:val="D4860A"/>
                <w:sz w:val="19"/>
                <w:szCs w:val="19"/>
              </w:rPr>
              <w:t xml:space="preserve">Conduct a 2-hour architecture session with an ONDC-registered seller-app developer. Produce ADR-007 with chosen integration model (channel adapter vs network participant) before Phase 6 ships. If session reveals &gt; 6 weeks of work, ONDC moves to Phase 8 and Phase 7 becomes: Shopify connector + WooCommerce connector + Hindi UI foundation (i18n framework, key strings translated).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 6 weeks</w:t>
            </w:r>
          </w:p>
        </w:tc>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&gt; 6 weeks</w:t>
            </w:r>
          </w:p>
        </w:tc>
      </w:tr>
      <w:tr>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P7-S1: ONDC gateway registration, callback server, signed JSON payload generation.
P7-S2: Seller-app discovery on ONDC registry. Buyer-node protocol. ondc.connector.ts implementing ConnectorInterface with network-participant semantics.
P7-S3: End-to-end test with ONDC sandbox.</w:t>
            </w:r>
          </w:p>
        </w:tc>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Descope ONDC → Phase 8.
P7 becomes:
  P7-S1: Shopify connector (sync products from Shopify → PIM completeness score).
  P7-S2: WooCommerce connector.
  P7-S3: Hindi UI — i18n framework installed, all seller-facing strings translated.
ONDC architecture decision recorded in ADR-007.</w:t>
            </w:r>
          </w:p>
        </w:tc>
      </w:tr>
    </w:tbl>
    <w:p>
      <w:r>
        <w:br w:type="page"/>
      </w:r>
    </w:p>
    <w:p>
      <w:pPr>
        <w:pBdr>
          <w:bottom w:val="single" w:color="0F2D5A" w:sz="3"/>
        </w:pBdr>
        <w:spacing w:before="520" w:after="180"/>
      </w:pPr>
      <w:r>
        <w:rPr>
          <w:rFonts w:ascii="Arial" w:cs="Arial" w:eastAsia="Arial" w:hAnsi="Arial"/>
          <w:b/>
          <w:bCs/>
          <w:color w:val="0F2D5A"/>
          <w:sz w:val="30"/>
          <w:szCs w:val="30"/>
        </w:rPr>
        <w:t xml:space="preserve">8. Migration Plan</w:t>
      </w:r>
    </w:p>
    <w:p>
      <w:pPr>
        <w:spacing w:before="80" w:after="80"/>
      </w:pPr>
      <w:r>
        <w:rPr>
          <w:rFonts w:ascii="Arial" w:cs="Arial" w:eastAsia="Arial" w:hAnsi="Arial"/>
          <w:color w:val="1C2D3E"/>
          <w:sz w:val="19"/>
          <w:szCs w:val="19"/>
        </w:rPr>
        <w:t xml:space="preserve">Fully additive. No existing Phase 1–4 API contracts broken. No existing DTOs changed.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File</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123"/>
            <w:shd w:fill="0F2D5A" w:val="solid"/>
            <w:tcMar>
              <w:top w:type="dxa" w:w="80"/>
              <w:left w:type="dxa" w:w="130"/>
              <w:bottom w:type="dxa" w:w="80"/>
              <w:right w:type="dxa" w:w="130"/>
            </w:tcMar>
          </w:tcPr>
          <w:p>
            <w:r>
              <w:rPr>
                <w:rFonts w:ascii="Arial" w:cs="Arial" w:eastAsia="Arial" w:hAnsi="Arial"/>
                <w:b/>
                <w:bCs/>
                <w:color w:val="FFFFFF"/>
                <w:sz w:val="17"/>
                <w:szCs w:val="17"/>
              </w:rPr>
              <w:t xml:space="preserve">Breaking?</w:t>
            </w:r>
          </w:p>
        </w:tc>
        <w:tc>
          <w:tcPr>
            <w:tcW w:type="dxa" w:w="3650"/>
            <w:shd w:fill="0F2D5A" w:val="solid"/>
            <w:tcMar>
              <w:top w:type="dxa" w:w="80"/>
              <w:left w:type="dxa" w:w="130"/>
              <w:bottom w:type="dxa" w:w="80"/>
              <w:right w:type="dxa" w:w="130"/>
            </w:tcMar>
          </w:tcPr>
          <w:p>
            <w:r>
              <w:rPr>
                <w:rFonts w:ascii="Arial" w:cs="Arial" w:eastAsia="Arial" w:hAnsi="Arial"/>
                <w:b/>
                <w:bCs/>
                <w:color w:val="FFFFFF"/>
                <w:sz w:val="17"/>
                <w:szCs w:val="17"/>
              </w:rPr>
              <w:t xml:space="preserve">Notes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schema.prisma</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5 new connector models + MediaAsset.cdnUrl + Product.completenessScore. Run prisma migrate dev.</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models unchanged.</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media.service.ts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Replace fs.writeFile with R2/S3 SDK upload. Return cdnUrl in all responses. Remove storagePath.</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tests only</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media smoke test to check cdnUrl is a valid HTTPS URL, not a file path.</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processExportJob: replace simulateProduct() with connectorFramework.validate() + connectorFramework.publish(). Keep endpoint contract.</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export job DTOs unchanged. Existing jobs in PENDING state will be picked up by publish worker.</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Move MAPPING_PACKS field mapping logic into each connector's buildPayload() method.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keep MAPPING_PACKS as fallback during transition</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Remove only after connector implementations are tested in production for 2+ weeks.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rejection-intelligence.service.ts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ConnectorSubmission aggregation to scoreProduct(). Keep heuristic as fallback for tenants with no submission history.</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Heuristic fallback remains for new tenants.</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ai-optimization pages/routes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in all UI labels, page titles, headings. Route names can stay unchanged.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30-minute text change. No API change.</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tools/phase5/media-smoke-test.ps1</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check cdnUrl field is a valid HTTPS URL resolving publicly. Remove storagePath assertion.</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 only</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after P5-S1 to confirm.</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ConnectorDefinition seed</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seed SQL once after migration. Inserts Amazon, Flipkart, Meesho connector records.</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Idempotent seed — safe to re-run.</w:t>
            </w:r>
          </w:p>
        </w:tc>
      </w:tr>
    </w:tbl>
    <w:p>
      <w:r>
        <w:br w:type="page"/>
      </w:r>
    </w:p>
    <w:p>
      <w:pPr>
        <w:pBdr>
          <w:bottom w:val="single" w:color="0F2D5A" w:sz="3"/>
        </w:pBdr>
        <w:spacing w:before="520" w:after="180"/>
      </w:pPr>
      <w:r>
        <w:rPr>
          <w:rFonts w:ascii="Arial" w:cs="Arial" w:eastAsia="Arial" w:hAnsi="Arial"/>
          <w:b/>
          <w:bCs/>
          <w:color w:val="0F2D5A"/>
          <w:sz w:val="30"/>
          <w:szCs w:val="30"/>
        </w:rPr>
        <w:t xml:space="preserve">9. Commercial Model</w:t>
      </w:r>
    </w:p>
    <w:p>
      <w:pPr>
        <w:spacing w:before="340" w:after="140"/>
      </w:pPr>
      <w:r>
        <w:rPr>
          <w:rFonts w:ascii="Arial" w:cs="Arial" w:eastAsia="Arial" w:hAnsi="Arial"/>
          <w:b/>
          <w:bCs/>
          <w:color w:val="0F2D5A"/>
          <w:sz w:val="24"/>
          <w:szCs w:val="24"/>
        </w:rPr>
        <w:t xml:space="preserve">9.1 Positioning — internal architecture, not external label</w:t>
      </w:r>
    </w:p>
    <w:p>
      <w:pPr>
        <w:spacing w:before="80" w:after="80"/>
      </w:pPr>
      <w:r>
        <w:rPr>
          <w:rFonts w:ascii="Arial" w:cs="Arial" w:eastAsia="Arial" w:hAnsi="Arial"/>
          <w:b/>
          <w:bCs/>
          <w:color w:val="1C2D3E"/>
          <w:sz w:val="19"/>
          <w:szCs w:val="19"/>
        </w:rPr>
        <w:t xml:space="preserve">Sell: </w:t>
      </w:r>
      <w:r>
        <w:rPr>
          <w:rFonts w:ascii="Arial" w:cs="Arial" w:eastAsia="Arial" w:hAnsi="Arial"/>
          <w:color w:val="1C2D3E"/>
          <w:sz w:val="19"/>
          <w:szCs w:val="19"/>
        </w:rPr>
        <w:t xml:space="preserve">"India-first PIM that reduces listing rejections and speeds up channel readiness."</w:t>
      </w:r>
    </w:p>
    <w:p>
      <w:pPr>
        <w:spacing w:before="80" w:after="80"/>
      </w:pPr>
      <w:r>
        <w:rPr>
          <w:rFonts w:ascii="Arial" w:cs="Arial" w:eastAsia="Arial" w:hAnsi="Arial"/>
          <w:b/>
          <w:bCs/>
          <w:color w:val="1C2D3E"/>
          <w:sz w:val="19"/>
          <w:szCs w:val="19"/>
        </w:rPr>
        <w:t xml:space="preserve">Do not sell: </w:t>
      </w:r>
      <w:r>
        <w:rPr>
          <w:rFonts w:ascii="Arial" w:cs="Arial" w:eastAsia="Arial" w:hAnsi="Arial"/>
          <w:color w:val="1C2D3E"/>
          <w:sz w:val="19"/>
          <w:szCs w:val="19"/>
        </w:rPr>
        <w:t xml:space="preserve">"connector platform", "integration engine", "marketplace middleware". The connector model is an internal architecture decision. Sellers buy an outcome, not a framework.</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Pricing tiers — subject to real-seller validation (Condition 5)</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Plan</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Price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Limits (illustrative — validate before publishing)</w:t>
            </w:r>
          </w:p>
        </w:tc>
        <w:tc>
          <w:tcPr>
            <w:tcW w:type="dxa" w:w="2153"/>
            <w:shd w:fill="0F2D5A" w:val="solid"/>
            <w:tcMar>
              <w:top w:type="dxa" w:w="80"/>
              <w:left w:type="dxa" w:w="130"/>
              <w:bottom w:type="dxa" w:w="80"/>
              <w:right w:type="dxa" w:w="130"/>
            </w:tcMar>
          </w:tcPr>
          <w:p>
            <w:r>
              <w:rPr>
                <w:rFonts w:ascii="Arial" w:cs="Arial" w:eastAsia="Arial" w:hAnsi="Arial"/>
                <w:b/>
                <w:bCs/>
                <w:color w:val="FFFFFF"/>
                <w:sz w:val="17"/>
                <w:szCs w:val="17"/>
              </w:rPr>
              <w:t xml:space="preserve">Target</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Starter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
(Meesho or Amazon or Flipkart)</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 SKUs
2 users
500 submissions/month
5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Single-channel sellers. Tier 2/3 cities. Meesho-heavy apparel.</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Growth</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₹3,999/month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connectors
(Amazon + Flipkart + Meesho)</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5,000 SKUs
5 users
5,000 submissions/month
25 GB media</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Multi-channel mid-market brands. Core ICP.</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Scale</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ONDC when available)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25,000 SKUs
15 users
Unlimited submissions
100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Established brands with catalog teams.</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Enterprise</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₹25,000+/month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Shopify/
WooCommerce + ERP</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Unlimited SKUs
Unlimited users
Custom media quota
SLA + dedicated support</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Agencies, large brands, multi-brand operators.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Validation required before publishing these tiers</w:t>
            </w:r>
          </w:p>
          <w:p>
            <w:pPr>
              <w:spacing w:before="0" w:after="0"/>
            </w:pPr>
            <w:r>
              <w:rPr>
                <w:rFonts w:ascii="Arial" w:cs="Arial" w:eastAsia="Arial" w:hAnsi="Arial"/>
                <w:color w:val="D4860A"/>
                <w:sz w:val="19"/>
                <w:szCs w:val="19"/>
              </w:rPr>
              <w:t xml:space="preserve">Run 5 willingness-to-pay conversations with real sellers before committing publicly. Test the SKU and submission limits with real catalog managers — the numbers above are illustrative and will shift. Confirm onboarding cost is recoverable at ₹999/month before enabling Starter self-serve.</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9.3 Phased commercial launch sequence</w:t>
      </w:r>
    </w:p>
    <w:p>
      <w:pPr>
        <w:spacing w:before="80" w:after="80"/>
      </w:pPr>
      <w:r>
        <w:rPr>
          <w:rFonts w:ascii="Arial" w:cs="Arial" w:eastAsia="Arial" w:hAnsi="Arial"/>
          <w:color w:val="1C2D3E"/>
          <w:sz w:val="19"/>
          <w:szCs w:val="19"/>
        </w:rPr>
        <w:t xml:space="preserve">Full marketplace parity is not required before first revenue.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30"/>
              <w:bottom w:type="dxa" w:w="80"/>
              <w:right w:type="dxa" w:w="130"/>
            </w:tcMar>
          </w:tcPr>
          <w:p>
            <w:r>
              <w:rPr>
                <w:rFonts w:ascii="Arial" w:cs="Arial" w:eastAsia="Arial" w:hAnsi="Arial"/>
                <w:b/>
                <w:bCs/>
                <w:color w:val="FFFFFF"/>
                <w:sz w:val="17"/>
                <w:szCs w:val="17"/>
              </w:rPr>
              <w:t xml:space="preserve">Week</w:t>
            </w:r>
          </w:p>
        </w:tc>
        <w:tc>
          <w:tcPr>
            <w:tcW w:type="dxa" w:w="2995"/>
            <w:shd w:fill="0F2D5A" w:val="solid"/>
            <w:tcMar>
              <w:top w:type="dxa" w:w="80"/>
              <w:left w:type="dxa" w:w="130"/>
              <w:bottom w:type="dxa" w:w="80"/>
              <w:right w:type="dxa" w:w="130"/>
            </w:tcMar>
          </w:tcPr>
          <w:p>
            <w:r>
              <w:rPr>
                <w:rFonts w:ascii="Arial" w:cs="Arial" w:eastAsia="Arial" w:hAnsi="Arial"/>
                <w:b/>
                <w:bCs/>
                <w:color w:val="FFFFFF"/>
                <w:sz w:val="17"/>
                <w:szCs w:val="17"/>
              </w:rPr>
              <w:t xml:space="preserve">Milestone</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 live</w:t>
            </w:r>
          </w:p>
        </w:tc>
        <w:tc>
          <w:tcPr>
            <w:tcW w:type="dxa" w:w="2808"/>
            <w:shd w:fill="0F2D5A" w:val="solid"/>
            <w:tcMar>
              <w:top w:type="dxa" w:w="80"/>
              <w:left w:type="dxa" w:w="130"/>
              <w:bottom w:type="dxa" w:w="80"/>
              <w:right w:type="dxa" w:w="130"/>
            </w:tcMar>
          </w:tcPr>
          <w:p>
            <w:r>
              <w:rPr>
                <w:rFonts w:ascii="Arial" w:cs="Arial" w:eastAsia="Arial" w:hAnsi="Arial"/>
                <w:b/>
                <w:bCs/>
                <w:color w:val="FFFFFF"/>
                <w:sz w:val="17"/>
                <w:szCs w:val="17"/>
              </w:rPr>
              <w:t xml:space="preserve">Revenue possible?</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1–4</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connector + completeness score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(Excel export)</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Starter ₹999</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5–8</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validation (LIVE_API in simulator)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(validate only)</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Growth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9–12</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live publish + webhook loop</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(full)</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Growth fully active</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13–16</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 connector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 Flipkart</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Scale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17+</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 (pending arch. session) + Shopify</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w:t>
            </w:r>
          </w:p>
        </w:tc>
        <w:tc>
          <w:tcPr>
            <w:tcW w:type="dxa" w:w="2808"/>
            <w:shd w:fill="FFFFFF" w:val="solid"/>
            <w:tcMar>
              <w:top w:type="dxa" w:w="70"/>
              <w:left w:type="dxa" w:w="130"/>
              <w:bottom w:type="dxa" w:w="70"/>
              <w:right w:type="dxa" w:w="130"/>
            </w:tcMar>
          </w:tcPr>
          <w:p>
            <w:r>
              <w:rPr>
                <w:rFonts w:ascii="Arial" w:cs="Arial" w:eastAsia="Arial" w:hAnsi="Arial"/>
                <w:b/>
                <w:bCs/>
                <w:color w:val="0F2D5A"/>
                <w:sz w:val="17"/>
                <w:szCs w:val="17"/>
              </w:rPr>
              <w:t xml:space="preserve">Enterprise tier</w:t>
            </w:r>
          </w:p>
        </w:tc>
      </w:tr>
    </w:tbl>
    <w:p>
      <w:r>
        <w:br w:type="page"/>
      </w:r>
    </w:p>
    <w:p>
      <w:pPr>
        <w:pBdr>
          <w:bottom w:val="single" w:color="0F2D5A" w:sz="3"/>
        </w:pBdr>
        <w:spacing w:before="520" w:after="180"/>
      </w:pPr>
      <w:r>
        <w:rPr>
          <w:rFonts w:ascii="Arial" w:cs="Arial" w:eastAsia="Arial" w:hAnsi="Arial"/>
          <w:b/>
          <w:bCs/>
          <w:color w:val="0F2D5A"/>
          <w:sz w:val="30"/>
          <w:szCs w:val="30"/>
        </w:rPr>
        <w:t xml:space="preserve">10. Open Actions — Ordered by Urgency</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68"/>
            <w:shd w:fill="0F2D5A" w:val="solid"/>
            <w:tcMar>
              <w:top w:type="dxa" w:w="80"/>
              <w:left w:type="dxa" w:w="130"/>
              <w:bottom w:type="dxa" w:w="80"/>
              <w:right w:type="dxa" w:w="130"/>
            </w:tcMar>
          </w:tcPr>
          <w:p>
            <w:r>
              <w:rPr>
                <w:rFonts w:ascii="Arial" w:cs="Arial" w:eastAsia="Arial" w:hAnsi="Arial"/>
                <w:b/>
                <w:bCs/>
                <w:color w:val="FFFFFF"/>
                <w:sz w:val="17"/>
                <w:szCs w:val="17"/>
              </w:rPr>
              <w:t xml:space="preserve">#</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Owner</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Deadline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Blocks</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Email meesholink-integration@meesho.com — Subject: "Request for API Credentials". Manual process takes 1–2 weeks.</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TODAY</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Meesho credentials</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Amazon Developer Console as a Public Developer Application. Amazon review takes several days.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Amazon OAuth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Flipkart Partner Dashboard (not Seller Dashboard) as a third-party partner.</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Flipkart OAuth</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4</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Provision R2 bucket (dev environment). Update .env.example with R2_* vars. Confirm CDN domain.</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storage</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5</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Auth/RBAC/RLS foundation sprint. Gate P5-S1 on completion.</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Everything</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6</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real seller discovery interviews — minimum 5, target 10. Replace synthetic INTERVIEW_TRACKER.csv rows.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P5-S3</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Pricing validation (Condition 5)</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7</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Conduct pilot seller session (2 hours, real catalog manager, recorded). Produce friction log.</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P5-S4</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quality signal</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8</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Commit to pricing tier structure (Starter/Growth/Scale) with plan limits. Get founder sign-off.</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Founders</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Growth-tier pricing published</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Commercial launch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Schedule ONDC architecture session with ONDC-registered developer. Produce ADR-007.</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Phase 6 completes</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Phase 7 scope</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10</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across all UI labels and page titles.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any seller demo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Trust / credibility</w:t>
            </w:r>
          </w:p>
        </w:tc>
      </w:tr>
    </w:tbl>
    <w:p>
      <w:pPr>
        <w:spacing w:before="200" w:after="0"/>
      </w:pPr>
      <w:r>
        <w:rPr>
          <w:rFonts w:ascii="Arial" w:cs="Arial" w:eastAsia="Arial" w:hAnsi="Arial"/>
          <w:color w:val="1C2D3E"/>
          <w:sz w:val="19"/>
          <w:szCs w:val="19"/>
        </w:rPr>
        <w:t xml:space="preserve"/>
      </w:r>
    </w:p>
    <w:p>
      <w:pPr>
        <w:pBdr>
          <w:bottom w:val="single" w:color="E8EDF4" w:sz="1"/>
        </w:pBdr>
        <w:spacing w:before="240" w:after="240"/>
      </w:pPr>
    </w:p>
    <w:p>
      <w:pPr>
        <w:spacing w:before="160" w:after="0"/>
      </w:pPr>
      <w:r>
        <w:rPr>
          <w:rFonts w:ascii="Arial" w:cs="Arial" w:eastAsia="Arial" w:hAnsi="Arial"/>
          <w:color w:val="5A6A7A"/>
          <w:sz w:val="17"/>
          <w:szCs w:val="17"/>
        </w:rPr>
        <w:t xml:space="preserve">PIM1 Connector-First Architecture — Final Reference Document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264F6" w15:done="0"/>
  <w15:commentEx w15:paraId="3AA75880" w15:done="0"/>
  <w15:commentEx w15:paraId="3F758985" w15:done="0"/>
  <w15:commentEx w15:paraId="2973EC4D" w15:done="0"/>
  <w15:commentEx w15:paraId="3ACCAC46" w15:done="0"/>
  <w15:commentEx w15:paraId="336C23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C08DBE" w16cex:dateUtc="2026-03-02T05:42:38Z"/>
  <w16cex:commentExtensible w16cex:durableId="1D3BFD75" w16cex:dateUtc="2026-03-02T05:42:47Z"/>
  <w16cex:commentExtensible w16cex:durableId="62E92FE2" w16cex:dateUtc="2026-03-02T05:42:47Z"/>
  <w16cex:commentExtensible w16cex:durableId="14BE77F5" w16cex:dateUtc="2026-03-02T05:42:47Z"/>
  <w16cex:commentExtensible w16cex:durableId="3DC62AC1" w16cex:dateUtc="2026-03-02T05:42:48Z"/>
  <w16cex:commentExtensible w16cex:durableId="674FFE81" w16cex:dateUtc="2026-03-02T05:42:5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264F6" w16cid:durableId="3EC08DBE"/>
  <w16cid:commentId w16cid:paraId="3AA75880" w16cid:durableId="1D3BFD75"/>
  <w16cid:commentId w16cid:paraId="3F758985" w16cid:durableId="62E92FE2"/>
  <w16cid:commentId w16cid:paraId="2973EC4D" w16cid:durableId="14BE77F5"/>
  <w16cid:commentId w16cid:paraId="3ACCAC46" w16cid:durableId="3DC62AC1"/>
  <w16cid:commentId w16cid:paraId="336C23BE" w16cid:durableId="674FFE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2026-03-02T05:19:00.136Z</dcterms:created>
  <dcterms:modified xsi:type="dcterms:W3CDTF">2026-03-02T05:19:00.137Z</dcterms:modified>
</cp:coreProperties>
</file>

<file path=docProps/custom.xml><?xml version="1.0" encoding="utf-8"?>
<Properties xmlns="http://schemas.openxmlformats.org/officeDocument/2006/custom-properties" xmlns:vt="http://schemas.openxmlformats.org/officeDocument/2006/docPropsVTypes"/>
</file>